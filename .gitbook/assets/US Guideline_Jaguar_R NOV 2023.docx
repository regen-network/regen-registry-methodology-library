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2B3D0" w14:textId="7E532C42" w:rsidR="00B31A72" w:rsidRDefault="006B1967" w:rsidP="001A3ADB">
      <w:pPr>
        <w:ind w:firstLine="113"/>
        <w:jc w:val="center"/>
        <w:rPr>
          <w:rFonts w:ascii="Caudex" w:eastAsia="Arial" w:hAnsi="Caudex" w:cstheme="majorHAnsi"/>
          <w:b/>
          <w:color w:val="000000" w:themeColor="text1"/>
          <w:sz w:val="32"/>
          <w:szCs w:val="32"/>
          <w:u w:val="single"/>
        </w:rPr>
      </w:pPr>
      <w:r>
        <w:rPr>
          <w:rFonts w:ascii="Caudex" w:eastAsia="Arial" w:hAnsi="Caudex" w:cstheme="majorHAnsi"/>
          <w:b/>
          <w:color w:val="000000" w:themeColor="text1"/>
          <w:sz w:val="32"/>
          <w:szCs w:val="32"/>
          <w:u w:val="single"/>
        </w:rPr>
        <w:t>Umbrella</w:t>
      </w:r>
      <w:r w:rsidR="00B31A72" w:rsidRPr="00B96492">
        <w:rPr>
          <w:rFonts w:ascii="Caudex" w:eastAsia="Arial" w:hAnsi="Caudex" w:cstheme="majorHAnsi"/>
          <w:b/>
          <w:color w:val="000000" w:themeColor="text1"/>
          <w:sz w:val="32"/>
          <w:szCs w:val="32"/>
          <w:u w:val="single"/>
        </w:rPr>
        <w:t xml:space="preserve"> Species Guideline</w:t>
      </w:r>
    </w:p>
    <w:p w14:paraId="40CFCB04" w14:textId="4530FDF8" w:rsidR="00FC3E4B" w:rsidRPr="00C960CF" w:rsidRDefault="006B1967" w:rsidP="00C960CF">
      <w:pPr>
        <w:pStyle w:val="Ttulo1"/>
        <w:numPr>
          <w:ilvl w:val="0"/>
          <w:numId w:val="39"/>
        </w:numPr>
        <w:rPr>
          <w:rFonts w:ascii="Caudex" w:hAnsi="Caudex"/>
          <w:sz w:val="28"/>
          <w:szCs w:val="28"/>
        </w:rPr>
      </w:pPr>
      <w:proofErr w:type="spellStart"/>
      <w:r>
        <w:rPr>
          <w:rFonts w:ascii="Caudex" w:hAnsi="Caudex"/>
          <w:sz w:val="28"/>
          <w:szCs w:val="28"/>
        </w:rPr>
        <w:t>U</w:t>
      </w:r>
      <w:r w:rsidR="00AF2AC5">
        <w:rPr>
          <w:rFonts w:ascii="Caudex" w:hAnsi="Caudex"/>
          <w:sz w:val="28"/>
          <w:szCs w:val="28"/>
        </w:rPr>
        <w:t>S</w:t>
      </w:r>
      <w:r w:rsidR="00A46FAC">
        <w:rPr>
          <w:rFonts w:ascii="Caudex" w:hAnsi="Caudex"/>
          <w:sz w:val="28"/>
          <w:szCs w:val="28"/>
        </w:rPr>
        <w:t>p</w:t>
      </w:r>
      <w:proofErr w:type="spellEnd"/>
      <w:r w:rsidR="00435705">
        <w:rPr>
          <w:rFonts w:ascii="Caudex" w:hAnsi="Caudex"/>
          <w:sz w:val="28"/>
          <w:szCs w:val="28"/>
        </w:rPr>
        <w:t xml:space="preserve"> GENERAL INFORMATION</w:t>
      </w:r>
    </w:p>
    <w:tbl>
      <w:tblPr>
        <w:tblStyle w:val="Tabelacomgrade"/>
        <w:tblW w:w="14312" w:type="dxa"/>
        <w:tblLook w:val="04A0" w:firstRow="1" w:lastRow="0" w:firstColumn="1" w:lastColumn="0" w:noHBand="0" w:noVBand="1"/>
      </w:tblPr>
      <w:tblGrid>
        <w:gridCol w:w="2783"/>
        <w:gridCol w:w="11529"/>
      </w:tblGrid>
      <w:tr w:rsidR="00270186" w:rsidRPr="00AC7C72" w14:paraId="7AF99EE5" w14:textId="77777777" w:rsidTr="00AE572B">
        <w:tc>
          <w:tcPr>
            <w:tcW w:w="2783" w:type="dxa"/>
            <w:shd w:val="clear" w:color="auto" w:fill="B4C6E7" w:themeFill="accent1" w:themeFillTint="66"/>
          </w:tcPr>
          <w:p w14:paraId="482FFC01" w14:textId="6236DE57" w:rsidR="00270186" w:rsidRPr="00AC7C72" w:rsidRDefault="00270186">
            <w:pPr>
              <w:jc w:val="both"/>
              <w:rPr>
                <w:rFonts w:ascii="Avenir LT Std 45 Book" w:eastAsia="Arial" w:hAnsi="Avenir LT Std 45 Book" w:cstheme="majorHAnsi"/>
                <w:b/>
                <w:color w:val="000000" w:themeColor="text1"/>
                <w:sz w:val="24"/>
                <w:szCs w:val="24"/>
              </w:rPr>
            </w:pPr>
            <w:r w:rsidRPr="00AC7C72">
              <w:rPr>
                <w:rFonts w:ascii="Avenir LT Std 45 Book" w:eastAsia="Arial" w:hAnsi="Avenir LT Std 45 Book" w:cstheme="majorBidi"/>
                <w:b/>
                <w:color w:val="000000" w:themeColor="text1"/>
                <w:sz w:val="24"/>
                <w:szCs w:val="24"/>
              </w:rPr>
              <w:t>Scientific name</w:t>
            </w:r>
            <w:r w:rsidRPr="00AC7C72">
              <w:rPr>
                <w:rFonts w:ascii="Avenir LT Std 45 Book" w:eastAsia="Arial" w:hAnsi="Avenir LT Std 45 Book" w:cstheme="majorBidi"/>
                <w:color w:val="000000" w:themeColor="text1"/>
                <w:sz w:val="24"/>
                <w:szCs w:val="24"/>
              </w:rPr>
              <w:t>:</w:t>
            </w:r>
          </w:p>
        </w:tc>
        <w:tc>
          <w:tcPr>
            <w:tcW w:w="11529" w:type="dxa"/>
          </w:tcPr>
          <w:p w14:paraId="73E38887" w14:textId="326BA10A" w:rsidR="00270186" w:rsidRPr="00AC7C72" w:rsidRDefault="00270186">
            <w:pPr>
              <w:jc w:val="both"/>
              <w:rPr>
                <w:rFonts w:ascii="Avenir LT Std 45 Book" w:eastAsia="Arial" w:hAnsi="Avenir LT Std 45 Book" w:cstheme="majorBidi"/>
                <w:color w:val="000000" w:themeColor="text1"/>
                <w:sz w:val="24"/>
                <w:szCs w:val="24"/>
              </w:rPr>
            </w:pPr>
            <w:r w:rsidRPr="00AC7C72">
              <w:rPr>
                <w:rFonts w:ascii="Avenir LT Std 45 Book" w:eastAsia="Arial" w:hAnsi="Avenir LT Std 45 Book" w:cstheme="majorBidi"/>
                <w:i/>
                <w:color w:val="000000" w:themeColor="text1"/>
                <w:sz w:val="24"/>
                <w:szCs w:val="24"/>
              </w:rPr>
              <w:t>Panthera onca</w:t>
            </w:r>
            <w:r w:rsidRPr="00AC7C72">
              <w:rPr>
                <w:rFonts w:ascii="Avenir LT Std 45 Book" w:eastAsia="Arial" w:hAnsi="Avenir LT Std 45 Book" w:cstheme="majorBidi"/>
                <w:color w:val="000000" w:themeColor="text1"/>
                <w:sz w:val="24"/>
                <w:szCs w:val="24"/>
              </w:rPr>
              <w:t xml:space="preserve"> (Linnaeus,1758) </w:t>
            </w:r>
          </w:p>
        </w:tc>
      </w:tr>
      <w:tr w:rsidR="00270186" w:rsidRPr="00AC7C72" w14:paraId="7482C1D4" w14:textId="77777777" w:rsidTr="00AE572B">
        <w:tc>
          <w:tcPr>
            <w:tcW w:w="2783" w:type="dxa"/>
            <w:shd w:val="clear" w:color="auto" w:fill="D9E2F3" w:themeFill="accent1" w:themeFillTint="33"/>
          </w:tcPr>
          <w:p w14:paraId="5551C122" w14:textId="63AA27FC" w:rsidR="00270186" w:rsidRPr="00AC7C72" w:rsidRDefault="00270186">
            <w:pPr>
              <w:jc w:val="both"/>
              <w:rPr>
                <w:rFonts w:ascii="Avenir LT Std 45 Book" w:eastAsia="Arial" w:hAnsi="Avenir LT Std 45 Book" w:cstheme="majorHAnsi"/>
                <w:b/>
                <w:color w:val="000000" w:themeColor="text1"/>
                <w:sz w:val="24"/>
                <w:szCs w:val="24"/>
              </w:rPr>
            </w:pPr>
            <w:r w:rsidRPr="00AC7C72">
              <w:rPr>
                <w:rFonts w:ascii="Avenir LT Std 45 Book" w:eastAsia="Arial" w:hAnsi="Avenir LT Std 45 Book" w:cstheme="majorBidi"/>
                <w:b/>
                <w:color w:val="000000" w:themeColor="text1"/>
                <w:sz w:val="24"/>
                <w:szCs w:val="24"/>
                <w:lang w:val="pt-BR"/>
              </w:rPr>
              <w:t xml:space="preserve">Popular </w:t>
            </w:r>
            <w:proofErr w:type="spellStart"/>
            <w:r w:rsidRPr="00AC7C72">
              <w:rPr>
                <w:rFonts w:ascii="Avenir LT Std 45 Book" w:eastAsia="Arial" w:hAnsi="Avenir LT Std 45 Book" w:cstheme="majorBidi"/>
                <w:b/>
                <w:color w:val="000000" w:themeColor="text1"/>
                <w:sz w:val="24"/>
                <w:szCs w:val="24"/>
                <w:lang w:val="pt-BR"/>
              </w:rPr>
              <w:t>name</w:t>
            </w:r>
            <w:proofErr w:type="spellEnd"/>
            <w:r w:rsidRPr="00AC7C72">
              <w:rPr>
                <w:rFonts w:ascii="Avenir LT Std 45 Book" w:eastAsia="Arial" w:hAnsi="Avenir LT Std 45 Book" w:cstheme="majorBidi"/>
                <w:b/>
                <w:bCs/>
                <w:color w:val="000000" w:themeColor="text1"/>
                <w:sz w:val="24"/>
                <w:szCs w:val="24"/>
                <w:lang w:val="pt-BR"/>
              </w:rPr>
              <w:t xml:space="preserve"> in </w:t>
            </w:r>
            <w:proofErr w:type="spellStart"/>
            <w:r w:rsidRPr="00AC7C72">
              <w:rPr>
                <w:rFonts w:ascii="Avenir LT Std 45 Book" w:eastAsia="Arial" w:hAnsi="Avenir LT Std 45 Book" w:cstheme="majorBidi"/>
                <w:b/>
                <w:bCs/>
                <w:color w:val="000000" w:themeColor="text1"/>
                <w:sz w:val="24"/>
                <w:szCs w:val="24"/>
                <w:lang w:val="pt-BR"/>
              </w:rPr>
              <w:t>Brazil</w:t>
            </w:r>
            <w:proofErr w:type="spellEnd"/>
            <w:r w:rsidRPr="00AC7C72">
              <w:rPr>
                <w:rFonts w:ascii="Avenir LT Std 45 Book" w:eastAsia="Arial" w:hAnsi="Avenir LT Std 45 Book" w:cstheme="majorBidi"/>
                <w:b/>
                <w:color w:val="000000" w:themeColor="text1"/>
                <w:sz w:val="24"/>
                <w:szCs w:val="24"/>
                <w:lang w:val="pt-BR"/>
              </w:rPr>
              <w:t>:</w:t>
            </w:r>
          </w:p>
        </w:tc>
        <w:tc>
          <w:tcPr>
            <w:tcW w:w="11529" w:type="dxa"/>
          </w:tcPr>
          <w:p w14:paraId="3C6B1EA0" w14:textId="5D888FA8" w:rsidR="00270186" w:rsidRPr="00AC7C72" w:rsidRDefault="00270186">
            <w:pPr>
              <w:jc w:val="both"/>
              <w:rPr>
                <w:rFonts w:ascii="Avenir LT Std 45 Book" w:eastAsia="Arial" w:hAnsi="Avenir LT Std 45 Book" w:cstheme="majorBidi"/>
                <w:color w:val="000000" w:themeColor="text1"/>
                <w:sz w:val="24"/>
                <w:szCs w:val="24"/>
                <w:lang w:val="pt-BR"/>
              </w:rPr>
            </w:pPr>
            <w:r w:rsidRPr="00AC7C72">
              <w:rPr>
                <w:rFonts w:ascii="Avenir LT Std 45 Book" w:eastAsia="Arial" w:hAnsi="Avenir LT Std 45 Book" w:cstheme="majorBidi"/>
                <w:color w:val="000000" w:themeColor="text1"/>
                <w:sz w:val="24"/>
                <w:szCs w:val="24"/>
                <w:lang w:val="pt-BR"/>
              </w:rPr>
              <w:t>Onça-pintada, Jaguaretê</w:t>
            </w:r>
          </w:p>
        </w:tc>
      </w:tr>
      <w:tr w:rsidR="00270186" w:rsidRPr="00AC7C72" w14:paraId="72E89A95" w14:textId="77777777" w:rsidTr="00AE572B">
        <w:tc>
          <w:tcPr>
            <w:tcW w:w="2783" w:type="dxa"/>
            <w:shd w:val="clear" w:color="auto" w:fill="B4C6E7" w:themeFill="accent1" w:themeFillTint="66"/>
          </w:tcPr>
          <w:p w14:paraId="5752DCD2" w14:textId="3C1647CC" w:rsidR="00270186" w:rsidRPr="00AC7C72" w:rsidRDefault="00270186">
            <w:pPr>
              <w:jc w:val="both"/>
              <w:rPr>
                <w:rFonts w:ascii="Avenir LT Std 45 Book" w:eastAsia="Arial" w:hAnsi="Avenir LT Std 45 Book" w:cstheme="majorHAnsi"/>
                <w:b/>
                <w:color w:val="000000" w:themeColor="text1"/>
                <w:sz w:val="24"/>
                <w:szCs w:val="24"/>
              </w:rPr>
            </w:pPr>
            <w:r w:rsidRPr="00AC7C72">
              <w:rPr>
                <w:rFonts w:ascii="Avenir LT Std 45 Book" w:eastAsia="Arial" w:hAnsi="Avenir LT Std 45 Book" w:cstheme="majorBidi"/>
                <w:b/>
                <w:color w:val="000000" w:themeColor="text1"/>
                <w:sz w:val="24"/>
                <w:szCs w:val="24"/>
              </w:rPr>
              <w:t>Name in English:</w:t>
            </w:r>
          </w:p>
        </w:tc>
        <w:tc>
          <w:tcPr>
            <w:tcW w:w="11529" w:type="dxa"/>
          </w:tcPr>
          <w:p w14:paraId="20EE5967" w14:textId="2AEEA118" w:rsidR="00270186" w:rsidRPr="00AC7C72" w:rsidRDefault="00270186">
            <w:pPr>
              <w:jc w:val="both"/>
              <w:rPr>
                <w:rFonts w:ascii="Avenir LT Std 45 Book" w:eastAsia="Arial" w:hAnsi="Avenir LT Std 45 Book" w:cstheme="majorBidi"/>
                <w:color w:val="000000" w:themeColor="text1"/>
                <w:sz w:val="24"/>
                <w:szCs w:val="24"/>
              </w:rPr>
            </w:pPr>
            <w:r w:rsidRPr="00AC7C72">
              <w:rPr>
                <w:rFonts w:ascii="Avenir LT Std 45 Book" w:eastAsia="Arial" w:hAnsi="Avenir LT Std 45 Book" w:cstheme="majorBidi"/>
                <w:color w:val="000000" w:themeColor="text1"/>
                <w:sz w:val="24"/>
                <w:szCs w:val="24"/>
              </w:rPr>
              <w:t>Jaguar</w:t>
            </w:r>
          </w:p>
        </w:tc>
      </w:tr>
      <w:tr w:rsidR="00270186" w:rsidRPr="00AC7C72" w14:paraId="372968D3" w14:textId="77777777" w:rsidTr="00AE572B">
        <w:tc>
          <w:tcPr>
            <w:tcW w:w="2783" w:type="dxa"/>
            <w:shd w:val="clear" w:color="auto" w:fill="D9E2F3" w:themeFill="accent1" w:themeFillTint="33"/>
          </w:tcPr>
          <w:p w14:paraId="607F41FC" w14:textId="1230CF33" w:rsidR="00270186" w:rsidRPr="00AC7C72" w:rsidRDefault="00270186">
            <w:pPr>
              <w:jc w:val="both"/>
              <w:rPr>
                <w:rFonts w:ascii="Avenir LT Std 45 Book" w:eastAsia="Arial" w:hAnsi="Avenir LT Std 45 Book" w:cstheme="majorHAnsi"/>
                <w:b/>
                <w:color w:val="000000" w:themeColor="text1"/>
                <w:sz w:val="24"/>
                <w:szCs w:val="24"/>
              </w:rPr>
            </w:pPr>
            <w:r w:rsidRPr="00AC7C72">
              <w:rPr>
                <w:rFonts w:ascii="Avenir LT Std 45 Book" w:eastAsia="Arial" w:hAnsi="Avenir LT Std 45 Book" w:cstheme="majorBidi"/>
                <w:b/>
                <w:color w:val="000000" w:themeColor="text1"/>
                <w:sz w:val="24"/>
                <w:szCs w:val="24"/>
              </w:rPr>
              <w:t>Conservation Status</w:t>
            </w:r>
            <w:r w:rsidRPr="00AC7C72">
              <w:rPr>
                <w:rFonts w:ascii="Avenir LT Std 45 Book" w:eastAsia="Arial" w:hAnsi="Avenir LT Std 45 Book" w:cstheme="majorBidi"/>
                <w:color w:val="000000" w:themeColor="text1"/>
                <w:sz w:val="24"/>
                <w:szCs w:val="24"/>
              </w:rPr>
              <w:t>:</w:t>
            </w:r>
          </w:p>
        </w:tc>
        <w:tc>
          <w:tcPr>
            <w:tcW w:w="11529" w:type="dxa"/>
          </w:tcPr>
          <w:p w14:paraId="0D134421" w14:textId="397D04E4" w:rsidR="00270186" w:rsidRPr="00AC7C72" w:rsidRDefault="00270186">
            <w:pPr>
              <w:jc w:val="both"/>
              <w:rPr>
                <w:rFonts w:ascii="Avenir LT Std 45 Book" w:eastAsia="Arial" w:hAnsi="Avenir LT Std 45 Book" w:cstheme="majorBidi"/>
                <w:color w:val="000000" w:themeColor="text1"/>
                <w:sz w:val="24"/>
                <w:szCs w:val="24"/>
              </w:rPr>
            </w:pPr>
            <w:r w:rsidRPr="00AC7C72">
              <w:rPr>
                <w:rFonts w:ascii="Avenir LT Std 45 Book" w:eastAsia="Arial" w:hAnsi="Avenir LT Std 45 Book" w:cstheme="majorBidi"/>
                <w:color w:val="000000" w:themeColor="text1"/>
                <w:sz w:val="24"/>
                <w:szCs w:val="24"/>
              </w:rPr>
              <w:t xml:space="preserve">Near threatened (NT - IUCN) and Vulnerable (VU - MMA, nº444/2014 - Brazil). </w:t>
            </w:r>
          </w:p>
        </w:tc>
      </w:tr>
      <w:tr w:rsidR="00270186" w:rsidRPr="00091F55" w14:paraId="33706A80" w14:textId="77777777" w:rsidTr="00AE572B">
        <w:tc>
          <w:tcPr>
            <w:tcW w:w="2783" w:type="dxa"/>
            <w:shd w:val="clear" w:color="auto" w:fill="B4C6E7" w:themeFill="accent1" w:themeFillTint="66"/>
          </w:tcPr>
          <w:p w14:paraId="52E54B9D" w14:textId="60A75E4D" w:rsidR="00270186" w:rsidRPr="00AC7C72" w:rsidRDefault="00270186">
            <w:pPr>
              <w:jc w:val="both"/>
              <w:rPr>
                <w:rFonts w:ascii="Avenir LT Std 45 Book" w:eastAsia="Arial" w:hAnsi="Avenir LT Std 45 Book" w:cstheme="majorBidi"/>
                <w:b/>
                <w:color w:val="000000" w:themeColor="text1"/>
                <w:sz w:val="24"/>
                <w:szCs w:val="24"/>
              </w:rPr>
            </w:pPr>
            <w:r w:rsidRPr="00AC7C72">
              <w:rPr>
                <w:rFonts w:ascii="Avenir LT Std 45 Book" w:eastAsia="Arial" w:hAnsi="Avenir LT Std 45 Book" w:cstheme="majorBidi"/>
                <w:b/>
                <w:color w:val="000000" w:themeColor="text1"/>
                <w:sz w:val="24"/>
                <w:szCs w:val="24"/>
              </w:rPr>
              <w:t>Distribution:</w:t>
            </w:r>
          </w:p>
        </w:tc>
        <w:tc>
          <w:tcPr>
            <w:tcW w:w="11529" w:type="dxa"/>
          </w:tcPr>
          <w:p w14:paraId="4192AFD6" w14:textId="3804723E" w:rsidR="00270186" w:rsidRPr="000020CD" w:rsidRDefault="004A2431" w:rsidP="00270186">
            <w:pPr>
              <w:jc w:val="both"/>
              <w:rPr>
                <w:rFonts w:ascii="Avenir LT Std 45 Book" w:eastAsia="Arial" w:hAnsi="Avenir LT Std 45 Book" w:cstheme="majorBidi"/>
                <w:color w:val="FF0000"/>
                <w:sz w:val="24"/>
                <w:szCs w:val="24"/>
                <w:highlight w:val="yellow"/>
              </w:rPr>
            </w:pPr>
            <w:r>
              <w:rPr>
                <w:rFonts w:ascii="Avenir LT Std 45 Book" w:eastAsia="Arial" w:hAnsi="Avenir LT Std 45 Book" w:cstheme="majorBidi"/>
                <w:color w:val="000000" w:themeColor="text1"/>
                <w:sz w:val="24"/>
                <w:szCs w:val="24"/>
              </w:rPr>
              <w:t>The o</w:t>
            </w:r>
            <w:r w:rsidRPr="00961CFA">
              <w:rPr>
                <w:rFonts w:ascii="Avenir LT Std 45 Book" w:eastAsia="Arial" w:hAnsi="Avenir LT Std 45 Book" w:cstheme="majorBidi"/>
                <w:color w:val="000000" w:themeColor="text1"/>
                <w:sz w:val="24"/>
                <w:szCs w:val="24"/>
              </w:rPr>
              <w:t xml:space="preserve">riginal distribution of this animal </w:t>
            </w:r>
            <w:r>
              <w:rPr>
                <w:rFonts w:ascii="Avenir LT Std 45 Book" w:eastAsia="Arial" w:hAnsi="Avenir LT Std 45 Book" w:cstheme="majorBidi"/>
                <w:color w:val="000000" w:themeColor="text1"/>
                <w:sz w:val="24"/>
                <w:szCs w:val="24"/>
              </w:rPr>
              <w:t>spanned</w:t>
            </w:r>
            <w:r w:rsidRPr="00961CFA">
              <w:rPr>
                <w:rFonts w:ascii="Avenir LT Std 45 Book" w:eastAsia="Arial" w:hAnsi="Avenir LT Std 45 Book" w:cstheme="majorBidi"/>
                <w:color w:val="000000" w:themeColor="text1"/>
                <w:sz w:val="24"/>
                <w:szCs w:val="24"/>
              </w:rPr>
              <w:t xml:space="preserve"> from </w:t>
            </w:r>
            <w:r>
              <w:rPr>
                <w:rFonts w:ascii="Avenir LT Std 45 Book" w:eastAsia="Arial" w:hAnsi="Avenir LT Std 45 Book" w:cstheme="majorBidi"/>
                <w:color w:val="000000" w:themeColor="text1"/>
                <w:sz w:val="24"/>
                <w:szCs w:val="24"/>
              </w:rPr>
              <w:t>S</w:t>
            </w:r>
            <w:r w:rsidRPr="00961CFA">
              <w:rPr>
                <w:rFonts w:ascii="Avenir LT Std 45 Book" w:eastAsia="Arial" w:hAnsi="Avenir LT Std 45 Book" w:cstheme="majorBidi"/>
                <w:color w:val="000000" w:themeColor="text1"/>
                <w:sz w:val="24"/>
                <w:szCs w:val="24"/>
              </w:rPr>
              <w:t>outhwest United States to North</w:t>
            </w:r>
            <w:r>
              <w:rPr>
                <w:rFonts w:ascii="Avenir LT Std 45 Book" w:eastAsia="Arial" w:hAnsi="Avenir LT Std 45 Book" w:cstheme="majorBidi"/>
                <w:color w:val="000000" w:themeColor="text1"/>
                <w:sz w:val="24"/>
                <w:szCs w:val="24"/>
              </w:rPr>
              <w:t>ern</w:t>
            </w:r>
            <w:r w:rsidRPr="00961CFA">
              <w:rPr>
                <w:rFonts w:ascii="Avenir LT Std 45 Book" w:eastAsia="Arial" w:hAnsi="Avenir LT Std 45 Book" w:cstheme="majorBidi"/>
                <w:color w:val="000000" w:themeColor="text1"/>
                <w:sz w:val="24"/>
                <w:szCs w:val="24"/>
              </w:rPr>
              <w:t xml:space="preserve"> Argentina. Currently </w:t>
            </w:r>
            <w:del w:id="0" w:author="Lorena de Carvalho Lourenço" w:date="2023-10-31T16:57:00Z">
              <w:r w:rsidRPr="00961CFA" w:rsidDel="00E70BDF">
                <w:rPr>
                  <w:rFonts w:ascii="Avenir LT Std 45 Book" w:eastAsia="Arial" w:hAnsi="Avenir LT Std 45 Book" w:cstheme="majorBidi"/>
                  <w:color w:val="000000" w:themeColor="text1"/>
                  <w:sz w:val="24"/>
                  <w:szCs w:val="24"/>
                </w:rPr>
                <w:delText xml:space="preserve">the jaguar is officially extinct in the United States, is very rare in Mexico, and can still be found in </w:delText>
              </w:r>
            </w:del>
            <w:del w:id="1" w:author="Lorena de Carvalho Lourenço" w:date="2023-10-31T16:54:00Z">
              <w:r w:rsidRPr="00961CFA" w:rsidDel="00CA7B90">
                <w:rPr>
                  <w:rFonts w:ascii="Avenir LT Std 45 Book" w:eastAsia="Arial" w:hAnsi="Avenir LT Std 45 Book" w:cstheme="majorBidi"/>
                  <w:color w:val="000000" w:themeColor="text1"/>
                  <w:sz w:val="24"/>
                  <w:szCs w:val="24"/>
                </w:rPr>
                <w:delText>Latin America</w:delText>
              </w:r>
            </w:del>
            <w:del w:id="2" w:author="Lorena de Carvalho Lourenço" w:date="2023-10-31T16:57:00Z">
              <w:r w:rsidRPr="00961CFA" w:rsidDel="00E70BDF">
                <w:rPr>
                  <w:rFonts w:ascii="Avenir LT Std 45 Book" w:eastAsia="Arial" w:hAnsi="Avenir LT Std 45 Book" w:cstheme="majorBidi"/>
                  <w:color w:val="000000" w:themeColor="text1"/>
                  <w:sz w:val="24"/>
                  <w:szCs w:val="24"/>
                </w:rPr>
                <w:delText>, including Brazil.</w:delText>
              </w:r>
              <w:r w:rsidDel="00E70BDF">
                <w:rPr>
                  <w:rFonts w:ascii="Avenir LT Std 45 Book" w:eastAsia="Arial" w:hAnsi="Avenir LT Std 45 Book" w:cstheme="majorBidi"/>
                  <w:color w:val="000000" w:themeColor="text1"/>
                  <w:sz w:val="24"/>
                  <w:szCs w:val="24"/>
                </w:rPr>
                <w:delText xml:space="preserve"> </w:delText>
              </w:r>
            </w:del>
            <w:ins w:id="3" w:author="Olivia Marques" w:date="2023-11-12T21:44:00Z">
              <w:r w:rsidR="0092717C">
                <w:rPr>
                  <w:rFonts w:ascii="Avenir LT Std 45 Book" w:eastAsia="Arial" w:hAnsi="Avenir LT Std 45 Book" w:cstheme="majorBidi"/>
                  <w:color w:val="000000" w:themeColor="text1"/>
                  <w:sz w:val="24"/>
                  <w:szCs w:val="24"/>
                </w:rPr>
                <w:t>T</w:t>
              </w:r>
            </w:ins>
            <w:ins w:id="4" w:author="Lorena de Carvalho Lourenço" w:date="2023-10-31T16:57:00Z">
              <w:del w:id="5" w:author="Olivia Marques" w:date="2023-11-12T21:44:00Z">
                <w:r w:rsidR="00E70BDF" w:rsidRPr="00E70BDF" w:rsidDel="0092717C">
                  <w:rPr>
                    <w:rFonts w:ascii="Avenir LT Std 45 Book" w:eastAsia="Arial" w:hAnsi="Avenir LT Std 45 Book" w:cstheme="majorBidi"/>
                    <w:color w:val="000000" w:themeColor="text1"/>
                    <w:sz w:val="24"/>
                    <w:szCs w:val="24"/>
                  </w:rPr>
                  <w:delText>t</w:delText>
                </w:r>
              </w:del>
              <w:r w:rsidR="00E70BDF" w:rsidRPr="00E70BDF">
                <w:rPr>
                  <w:rFonts w:ascii="Avenir LT Std 45 Book" w:eastAsia="Arial" w:hAnsi="Avenir LT Std 45 Book" w:cstheme="majorBidi"/>
                  <w:color w:val="000000" w:themeColor="text1"/>
                  <w:sz w:val="24"/>
                  <w:szCs w:val="24"/>
                </w:rPr>
                <w:t>he jaguar is officially extinct in the United States, exceedingly rare in Mexico, yet can still be found in Central and South America, notably in Brazil, which boasts the world's largest population of jaguars.</w:t>
              </w:r>
              <w:r w:rsidR="00413A7B">
                <w:rPr>
                  <w:rFonts w:ascii="Avenir LT Std 45 Book" w:eastAsia="Arial" w:hAnsi="Avenir LT Std 45 Book" w:cstheme="majorBidi"/>
                  <w:color w:val="000000" w:themeColor="text1"/>
                  <w:sz w:val="24"/>
                  <w:szCs w:val="24"/>
                </w:rPr>
                <w:t xml:space="preserve"> </w:t>
              </w:r>
            </w:ins>
            <w:r>
              <w:rPr>
                <w:rFonts w:ascii="Avenir LT Std 45 Book" w:eastAsia="Arial" w:hAnsi="Avenir LT Std 45 Book" w:cstheme="majorBidi"/>
                <w:color w:val="000000" w:themeColor="text1"/>
                <w:sz w:val="24"/>
                <w:szCs w:val="24"/>
              </w:rPr>
              <w:t>See figure 1.</w:t>
            </w:r>
          </w:p>
        </w:tc>
      </w:tr>
      <w:tr w:rsidR="00270186" w:rsidRPr="00AC7C72" w14:paraId="1AF4EFEA" w14:textId="77777777" w:rsidTr="00AE572B">
        <w:tc>
          <w:tcPr>
            <w:tcW w:w="2783" w:type="dxa"/>
            <w:shd w:val="clear" w:color="auto" w:fill="D9E2F3" w:themeFill="accent1" w:themeFillTint="33"/>
          </w:tcPr>
          <w:p w14:paraId="172F263F" w14:textId="16C2EAC7" w:rsidR="00270186" w:rsidRPr="00AC7C72" w:rsidRDefault="00270186">
            <w:pPr>
              <w:jc w:val="both"/>
              <w:rPr>
                <w:rFonts w:ascii="Avenir LT Std 45 Book" w:eastAsia="Arial" w:hAnsi="Avenir LT Std 45 Book" w:cstheme="majorBidi"/>
                <w:b/>
                <w:color w:val="000000" w:themeColor="text1"/>
                <w:sz w:val="24"/>
                <w:szCs w:val="24"/>
              </w:rPr>
            </w:pPr>
            <w:r w:rsidRPr="00AC7C72">
              <w:rPr>
                <w:rFonts w:ascii="Avenir LT Std 45 Book" w:eastAsia="Arial" w:hAnsi="Avenir LT Std 45 Book" w:cstheme="majorBidi"/>
                <w:b/>
                <w:color w:val="000000" w:themeColor="text1"/>
                <w:sz w:val="24"/>
                <w:szCs w:val="24"/>
              </w:rPr>
              <w:t>Territorial Area:</w:t>
            </w:r>
          </w:p>
        </w:tc>
        <w:tc>
          <w:tcPr>
            <w:tcW w:w="11529" w:type="dxa"/>
          </w:tcPr>
          <w:p w14:paraId="06DB0253" w14:textId="1BD7D09B" w:rsidR="002274CD" w:rsidRPr="001A3ADB" w:rsidRDefault="007451B9" w:rsidP="007451B9">
            <w:pPr>
              <w:jc w:val="both"/>
              <w:rPr>
                <w:rFonts w:ascii="Avenir LT Std 45 Book" w:eastAsia="Arial" w:hAnsi="Avenir LT Std 45 Book" w:cstheme="majorBidi"/>
                <w:color w:val="000000" w:themeColor="text1"/>
                <w:sz w:val="24"/>
                <w:szCs w:val="24"/>
              </w:rPr>
            </w:pPr>
            <w:ins w:id="6" w:author="Olivia Marques" w:date="2023-11-15T16:02:00Z">
              <w:r w:rsidRPr="001A3ADB">
                <w:rPr>
                  <w:rFonts w:ascii="Avenir LT Std 45 Book" w:eastAsia="Arial" w:hAnsi="Avenir LT Std 45 Book" w:cstheme="majorBidi"/>
                  <w:color w:val="000000" w:themeColor="text1"/>
                  <w:sz w:val="24"/>
                  <w:szCs w:val="24"/>
                </w:rPr>
                <w:t>The methodology assumes that one Jaguar has a territorial range of 100km² (10,000 hectares)</w:t>
              </w:r>
            </w:ins>
            <w:ins w:id="7" w:author="Olivia Marques" w:date="2023-11-26T19:01:00Z">
              <w:r w:rsidR="00691896" w:rsidRPr="001A3ADB">
                <w:rPr>
                  <w:rFonts w:ascii="Avenir LT Std 45 Book" w:eastAsia="Arial" w:hAnsi="Avenir LT Std 45 Book" w:cstheme="majorBidi"/>
                  <w:color w:val="000000" w:themeColor="text1"/>
                  <w:sz w:val="24"/>
                  <w:szCs w:val="24"/>
                </w:rPr>
                <w:t xml:space="preserve"> for purposes of calculations of credit</w:t>
              </w:r>
            </w:ins>
            <w:r w:rsidR="00CB3263" w:rsidRPr="001A3ADB">
              <w:rPr>
                <w:rFonts w:ascii="Avenir LT Std 45 Book" w:eastAsia="Arial" w:hAnsi="Avenir LT Std 45 Book" w:cstheme="majorBidi"/>
                <w:color w:val="000000" w:themeColor="text1"/>
                <w:sz w:val="24"/>
                <w:szCs w:val="24"/>
              </w:rPr>
              <w:t>.</w:t>
            </w:r>
            <w:del w:id="8" w:author="Olivia Marques" w:date="2023-11-15T15:58:00Z">
              <w:r w:rsidR="00270186" w:rsidRPr="001A3ADB" w:rsidDel="006E5A6E">
                <w:rPr>
                  <w:rFonts w:ascii="Avenir LT Std 45 Book" w:eastAsia="Arial" w:hAnsi="Avenir LT Std 45 Book" w:cstheme="majorBidi"/>
                  <w:color w:val="000000" w:themeColor="text1"/>
                  <w:sz w:val="24"/>
                  <w:szCs w:val="24"/>
                </w:rPr>
                <w:delText>It is not possible to define a general average habitat area, since</w:delText>
              </w:r>
            </w:del>
            <w:r w:rsidR="00270186" w:rsidRPr="001A3ADB">
              <w:rPr>
                <w:rFonts w:ascii="Avenir LT Std 45 Book" w:eastAsia="Arial" w:hAnsi="Avenir LT Std 45 Book" w:cstheme="majorBidi"/>
                <w:color w:val="000000" w:themeColor="text1"/>
                <w:sz w:val="24"/>
                <w:szCs w:val="24"/>
              </w:rPr>
              <w:t xml:space="preserve"> </w:t>
            </w:r>
            <w:del w:id="9" w:author="Olivia Marques" w:date="2023-11-15T15:58:00Z">
              <w:r w:rsidR="00270186" w:rsidRPr="001A3ADB" w:rsidDel="006E5A6E">
                <w:rPr>
                  <w:rFonts w:ascii="Avenir LT Std 45 Book" w:eastAsia="Arial" w:hAnsi="Avenir LT Std 45 Book" w:cstheme="majorBidi"/>
                  <w:color w:val="000000" w:themeColor="text1"/>
                  <w:sz w:val="24"/>
                  <w:szCs w:val="24"/>
                </w:rPr>
                <w:delText>a</w:delText>
              </w:r>
            </w:del>
            <w:ins w:id="10" w:author="Olivia Marques" w:date="2023-11-15T16:02:00Z">
              <w:r w:rsidRPr="001A3ADB">
                <w:rPr>
                  <w:rFonts w:ascii="Avenir LT Std 45 Book" w:eastAsia="Arial" w:hAnsi="Avenir LT Std 45 Book" w:cstheme="majorBidi"/>
                  <w:color w:val="000000" w:themeColor="text1"/>
                  <w:sz w:val="24"/>
                  <w:szCs w:val="24"/>
                </w:rPr>
                <w:t>However territorial a</w:t>
              </w:r>
            </w:ins>
            <w:r w:rsidR="00270186" w:rsidRPr="001A3ADB">
              <w:rPr>
                <w:rFonts w:ascii="Avenir LT Std 45 Book" w:eastAsia="Arial" w:hAnsi="Avenir LT Std 45 Book" w:cstheme="majorBidi"/>
                <w:color w:val="000000" w:themeColor="text1"/>
                <w:sz w:val="24"/>
                <w:szCs w:val="24"/>
              </w:rPr>
              <w:t>reas may range from 30 km², in the Pantanal, to 1,300 km², in the Cerrado</w:t>
            </w:r>
            <w:ins w:id="11" w:author="Lorena de Carvalho Lourenço" w:date="2023-11-21T12:10:00Z">
              <w:r w:rsidR="00CB3263" w:rsidRPr="001A3ADB">
                <w:rPr>
                  <w:rStyle w:val="Refdenotaderodap"/>
                  <w:rFonts w:ascii="Avenir LT Std 45 Book" w:eastAsia="Arial" w:hAnsi="Avenir LT Std 45 Book" w:cstheme="majorBidi"/>
                  <w:color w:val="000000" w:themeColor="text1"/>
                  <w:sz w:val="24"/>
                  <w:szCs w:val="24"/>
                </w:rPr>
                <w:footnoteReference w:id="2"/>
              </w:r>
            </w:ins>
            <w:r w:rsidR="00270186" w:rsidRPr="001A3ADB">
              <w:rPr>
                <w:rFonts w:ascii="Avenir LT Std 45 Book" w:eastAsia="Arial" w:hAnsi="Avenir LT Std 45 Book" w:cstheme="majorBidi"/>
                <w:color w:val="000000" w:themeColor="text1"/>
                <w:sz w:val="24"/>
                <w:szCs w:val="24"/>
              </w:rPr>
              <w:t xml:space="preserve">. </w:t>
            </w:r>
            <w:del w:id="13" w:author="Olivia Marques" w:date="2023-11-15T15:59:00Z">
              <w:r w:rsidR="00270186" w:rsidRPr="001A3ADB" w:rsidDel="006E5A6E">
                <w:rPr>
                  <w:rFonts w:ascii="Avenir LT Std 45 Book" w:eastAsia="Arial" w:hAnsi="Avenir LT Std 45 Book" w:cstheme="majorBidi"/>
                  <w:color w:val="000000" w:themeColor="text1"/>
                  <w:sz w:val="24"/>
                  <w:szCs w:val="24"/>
                </w:rPr>
                <w:delText>The smallest areas are in the Pantanal, probably because of the high availability of food</w:delText>
              </w:r>
              <w:r w:rsidR="00C041A7" w:rsidRPr="001A3ADB" w:rsidDel="006E5A6E">
                <w:rPr>
                  <w:rFonts w:ascii="Avenir LT Std 45 Book" w:eastAsia="Arial" w:hAnsi="Avenir LT Std 45 Book" w:cstheme="majorBidi"/>
                  <w:color w:val="000000" w:themeColor="text1"/>
                  <w:sz w:val="24"/>
                  <w:szCs w:val="24"/>
                </w:rPr>
                <w:delText>.</w:delText>
              </w:r>
            </w:del>
          </w:p>
        </w:tc>
      </w:tr>
      <w:tr w:rsidR="00270186" w:rsidRPr="00AC7C72" w14:paraId="2AB5243B" w14:textId="77777777" w:rsidTr="00AE572B">
        <w:tc>
          <w:tcPr>
            <w:tcW w:w="2783" w:type="dxa"/>
            <w:shd w:val="clear" w:color="auto" w:fill="B4C6E7" w:themeFill="accent1" w:themeFillTint="66"/>
          </w:tcPr>
          <w:p w14:paraId="068AC939" w14:textId="324A94F9" w:rsidR="00270186" w:rsidRPr="00AC7C72" w:rsidRDefault="00462ECB">
            <w:pPr>
              <w:jc w:val="both"/>
              <w:rPr>
                <w:rFonts w:ascii="Avenir LT Std 45 Book" w:eastAsia="Arial" w:hAnsi="Avenir LT Std 45 Book" w:cstheme="majorBidi"/>
                <w:b/>
                <w:color w:val="000000" w:themeColor="text1"/>
                <w:sz w:val="24"/>
                <w:szCs w:val="24"/>
              </w:rPr>
            </w:pPr>
            <w:r w:rsidRPr="00AC7C72">
              <w:rPr>
                <w:rFonts w:ascii="Avenir LT Std 45 Book" w:eastAsia="Arial" w:hAnsi="Avenir LT Std 45 Book" w:cstheme="majorBidi"/>
                <w:b/>
                <w:color w:val="000000" w:themeColor="text1"/>
                <w:sz w:val="24"/>
                <w:szCs w:val="24"/>
              </w:rPr>
              <w:t>Diet</w:t>
            </w:r>
            <w:r w:rsidRPr="00AC7C72">
              <w:rPr>
                <w:rFonts w:ascii="Avenir LT Std 45 Book" w:eastAsia="Arial" w:hAnsi="Avenir LT Std 45 Book" w:cstheme="majorBidi"/>
                <w:color w:val="000000" w:themeColor="text1"/>
                <w:sz w:val="24"/>
                <w:szCs w:val="24"/>
              </w:rPr>
              <w:t>:</w:t>
            </w:r>
          </w:p>
        </w:tc>
        <w:tc>
          <w:tcPr>
            <w:tcW w:w="11529" w:type="dxa"/>
          </w:tcPr>
          <w:p w14:paraId="15564C2D" w14:textId="4657A1CF" w:rsidR="00270186" w:rsidRPr="00AC7C72" w:rsidRDefault="00AE2EC5">
            <w:pPr>
              <w:jc w:val="both"/>
              <w:rPr>
                <w:rFonts w:ascii="Avenir LT Std 45 Book" w:eastAsia="Arial" w:hAnsi="Avenir LT Std 45 Book" w:cstheme="majorBidi"/>
                <w:color w:val="000000" w:themeColor="text1"/>
                <w:sz w:val="24"/>
                <w:szCs w:val="24"/>
              </w:rPr>
            </w:pPr>
            <w:r>
              <w:rPr>
                <w:rFonts w:ascii="Avenir LT Std 45 Book" w:eastAsia="Arial" w:hAnsi="Avenir LT Std 45 Book" w:cstheme="majorBidi"/>
                <w:color w:val="000000" w:themeColor="text1"/>
                <w:sz w:val="24"/>
                <w:szCs w:val="24"/>
              </w:rPr>
              <w:t>M</w:t>
            </w:r>
            <w:r w:rsidR="00462ECB" w:rsidRPr="00AC7C72">
              <w:rPr>
                <w:rFonts w:ascii="Avenir LT Std 45 Book" w:eastAsia="Arial" w:hAnsi="Avenir LT Std 45 Book" w:cstheme="majorBidi"/>
                <w:color w:val="000000" w:themeColor="text1"/>
                <w:sz w:val="24"/>
                <w:szCs w:val="24"/>
              </w:rPr>
              <w:t>edium</w:t>
            </w:r>
            <w:r w:rsidR="00C041A7">
              <w:rPr>
                <w:rFonts w:ascii="Avenir LT Std 45 Book" w:eastAsia="Arial" w:hAnsi="Avenir LT Std 45 Book" w:cstheme="majorBidi"/>
                <w:color w:val="000000" w:themeColor="text1"/>
                <w:sz w:val="24"/>
                <w:szCs w:val="24"/>
              </w:rPr>
              <w:t>-sized</w:t>
            </w:r>
            <w:r w:rsidR="00462ECB" w:rsidRPr="00AC7C72">
              <w:rPr>
                <w:rFonts w:ascii="Avenir LT Std 45 Book" w:eastAsia="Arial" w:hAnsi="Avenir LT Std 45 Book" w:cstheme="majorBidi"/>
                <w:color w:val="000000" w:themeColor="text1"/>
                <w:sz w:val="24"/>
                <w:szCs w:val="24"/>
              </w:rPr>
              <w:t xml:space="preserve"> and small mammals (such as peccaries, capybara, deer, and armadillos)</w:t>
            </w:r>
            <w:r w:rsidR="00C041A7">
              <w:rPr>
                <w:rFonts w:ascii="Avenir LT Std 45 Book" w:eastAsia="Arial" w:hAnsi="Avenir LT Std 45 Book" w:cstheme="majorBidi"/>
                <w:color w:val="000000" w:themeColor="text1"/>
                <w:sz w:val="24"/>
                <w:szCs w:val="24"/>
              </w:rPr>
              <w:t>.</w:t>
            </w:r>
          </w:p>
        </w:tc>
      </w:tr>
      <w:tr w:rsidR="00270186" w:rsidRPr="00AC7C72" w14:paraId="686D52AA" w14:textId="77777777" w:rsidTr="00AE572B">
        <w:tc>
          <w:tcPr>
            <w:tcW w:w="2783" w:type="dxa"/>
            <w:shd w:val="clear" w:color="auto" w:fill="D9E2F3" w:themeFill="accent1" w:themeFillTint="33"/>
          </w:tcPr>
          <w:p w14:paraId="418E055A" w14:textId="757BB2C5" w:rsidR="00270186" w:rsidRPr="00AC7C72" w:rsidRDefault="00462ECB">
            <w:pPr>
              <w:jc w:val="both"/>
              <w:rPr>
                <w:rFonts w:ascii="Avenir LT Std 45 Book" w:eastAsia="Arial" w:hAnsi="Avenir LT Std 45 Book" w:cstheme="majorBidi"/>
                <w:b/>
                <w:color w:val="000000" w:themeColor="text1"/>
                <w:sz w:val="24"/>
                <w:szCs w:val="24"/>
              </w:rPr>
            </w:pPr>
            <w:r w:rsidRPr="00AC7C72">
              <w:rPr>
                <w:rFonts w:ascii="Avenir LT Std 45 Book" w:eastAsia="Arial" w:hAnsi="Avenir LT Std 45 Book" w:cstheme="majorBidi"/>
                <w:b/>
                <w:color w:val="000000" w:themeColor="text1"/>
                <w:sz w:val="24"/>
                <w:szCs w:val="24"/>
              </w:rPr>
              <w:t>Reproduction:</w:t>
            </w:r>
          </w:p>
        </w:tc>
        <w:tc>
          <w:tcPr>
            <w:tcW w:w="11529" w:type="dxa"/>
          </w:tcPr>
          <w:p w14:paraId="00701F4C" w14:textId="52C58252" w:rsidR="00270186" w:rsidRPr="00AC7C72" w:rsidRDefault="00462ECB">
            <w:pPr>
              <w:jc w:val="both"/>
              <w:rPr>
                <w:rFonts w:ascii="Avenir LT Std 45 Book" w:eastAsia="Arial" w:hAnsi="Avenir LT Std 45 Book" w:cstheme="majorBidi"/>
                <w:color w:val="000000" w:themeColor="text1"/>
                <w:sz w:val="24"/>
                <w:szCs w:val="24"/>
              </w:rPr>
            </w:pPr>
            <w:r w:rsidRPr="00AC7C72">
              <w:rPr>
                <w:rFonts w:ascii="Avenir LT Std 45 Book" w:eastAsia="Arial" w:hAnsi="Avenir LT Std 45 Book" w:cstheme="majorBidi"/>
                <w:color w:val="000000" w:themeColor="text1"/>
                <w:sz w:val="24"/>
                <w:szCs w:val="24"/>
              </w:rPr>
              <w:t xml:space="preserve">Males and females interact for a few days and copulate during this period. After fertilization, gestation begins, which can last between 90 and 110 days. Usually, a jaguar gives birth to one or two cubs, and up to four may be born. The cubs stay with the mother until they are about two years old.  </w:t>
            </w:r>
          </w:p>
        </w:tc>
      </w:tr>
      <w:tr w:rsidR="00270186" w:rsidRPr="00AC7C72" w14:paraId="22C492A9" w14:textId="77777777" w:rsidTr="00AE572B">
        <w:tc>
          <w:tcPr>
            <w:tcW w:w="2783" w:type="dxa"/>
            <w:shd w:val="clear" w:color="auto" w:fill="B4C6E7" w:themeFill="accent1" w:themeFillTint="66"/>
          </w:tcPr>
          <w:p w14:paraId="5207F62B" w14:textId="095C64DA" w:rsidR="00270186" w:rsidRPr="00AC7C72" w:rsidRDefault="00462ECB">
            <w:pPr>
              <w:jc w:val="both"/>
              <w:rPr>
                <w:rFonts w:ascii="Avenir LT Std 45 Book" w:eastAsia="Arial" w:hAnsi="Avenir LT Std 45 Book" w:cstheme="majorBidi"/>
                <w:b/>
                <w:color w:val="000000" w:themeColor="text1"/>
                <w:sz w:val="24"/>
                <w:szCs w:val="24"/>
              </w:rPr>
            </w:pPr>
            <w:r w:rsidRPr="00AC7C72">
              <w:rPr>
                <w:rFonts w:ascii="Avenir LT Std 45 Book" w:eastAsia="Arial" w:hAnsi="Avenir LT Std 45 Book" w:cstheme="majorBidi"/>
                <w:b/>
                <w:color w:val="000000" w:themeColor="text1"/>
                <w:sz w:val="24"/>
                <w:szCs w:val="24"/>
              </w:rPr>
              <w:t>Trophic level:</w:t>
            </w:r>
          </w:p>
        </w:tc>
        <w:tc>
          <w:tcPr>
            <w:tcW w:w="11529" w:type="dxa"/>
          </w:tcPr>
          <w:p w14:paraId="167BB467" w14:textId="3FF0571F" w:rsidR="00270186" w:rsidRPr="00AC7C72" w:rsidRDefault="00C800F7">
            <w:pPr>
              <w:jc w:val="both"/>
              <w:rPr>
                <w:rFonts w:ascii="Avenir LT Std 45 Book" w:eastAsia="Arial" w:hAnsi="Avenir LT Std 45 Book" w:cstheme="majorBidi"/>
                <w:color w:val="000000" w:themeColor="text1"/>
                <w:sz w:val="24"/>
                <w:szCs w:val="24"/>
              </w:rPr>
            </w:pPr>
            <w:r w:rsidRPr="00AC7C72">
              <w:rPr>
                <w:rFonts w:ascii="Avenir LT Std 45 Book" w:eastAsia="Arial" w:hAnsi="Avenir LT Std 45 Book" w:cstheme="majorBidi"/>
                <w:color w:val="000000" w:themeColor="text1"/>
                <w:sz w:val="24"/>
                <w:szCs w:val="24"/>
              </w:rPr>
              <w:t xml:space="preserve">Top of the chain - tertiary consumers. </w:t>
            </w:r>
          </w:p>
        </w:tc>
      </w:tr>
      <w:tr w:rsidR="00270186" w:rsidRPr="00AC7C72" w14:paraId="1BBCEB45" w14:textId="77777777" w:rsidTr="00AE572B">
        <w:tc>
          <w:tcPr>
            <w:tcW w:w="2783" w:type="dxa"/>
            <w:shd w:val="clear" w:color="auto" w:fill="D9E2F3" w:themeFill="accent1" w:themeFillTint="33"/>
          </w:tcPr>
          <w:p w14:paraId="7DF2F5E7" w14:textId="6D0B1A32" w:rsidR="00270186" w:rsidRPr="00AC7C72" w:rsidRDefault="00C800F7">
            <w:pPr>
              <w:jc w:val="both"/>
              <w:rPr>
                <w:rFonts w:ascii="Avenir LT Std 45 Book" w:eastAsia="Arial" w:hAnsi="Avenir LT Std 45 Book" w:cstheme="majorBidi"/>
                <w:b/>
                <w:color w:val="000000" w:themeColor="text1"/>
                <w:sz w:val="24"/>
                <w:szCs w:val="24"/>
              </w:rPr>
            </w:pPr>
            <w:r w:rsidRPr="00AC7C72">
              <w:rPr>
                <w:rFonts w:ascii="Avenir LT Std 45 Book" w:eastAsia="Arial" w:hAnsi="Avenir LT Std 45 Book" w:cstheme="majorBidi"/>
                <w:b/>
                <w:bCs/>
                <w:color w:val="000000" w:themeColor="text1"/>
                <w:sz w:val="24"/>
                <w:szCs w:val="24"/>
              </w:rPr>
              <w:t>Main threats</w:t>
            </w:r>
          </w:p>
        </w:tc>
        <w:tc>
          <w:tcPr>
            <w:tcW w:w="11529" w:type="dxa"/>
          </w:tcPr>
          <w:p w14:paraId="6CD0A7A9" w14:textId="564021B9" w:rsidR="00270186" w:rsidRPr="00AC7C72" w:rsidRDefault="00C800F7">
            <w:pPr>
              <w:jc w:val="both"/>
              <w:rPr>
                <w:rFonts w:ascii="Avenir LT Std 45 Book" w:eastAsia="Arial" w:hAnsi="Avenir LT Std 45 Book" w:cstheme="majorBidi"/>
                <w:color w:val="000000" w:themeColor="text1"/>
                <w:sz w:val="24"/>
                <w:szCs w:val="24"/>
              </w:rPr>
            </w:pPr>
            <w:r w:rsidRPr="00AC7C72">
              <w:rPr>
                <w:rFonts w:ascii="Avenir LT Std 45 Book" w:eastAsia="Arial" w:hAnsi="Avenir LT Std 45 Book" w:cstheme="majorBidi"/>
                <w:color w:val="000000" w:themeColor="text1"/>
                <w:sz w:val="24"/>
                <w:szCs w:val="24"/>
              </w:rPr>
              <w:t xml:space="preserve">Regionally, jaguar populations are threatened by habitat loss and fragmentation, the decline of their natural prey, and pro-active or retaliatory killings. Jaguar killings are associated with livestock depredation, fear for human safety, competition for wild meat with human hunters, and killing for trophies/ illegal trade in jaguar </w:t>
            </w:r>
            <w:r w:rsidRPr="00AC7C72">
              <w:rPr>
                <w:rFonts w:ascii="Avenir LT Std 45 Book" w:eastAsia="Arial" w:hAnsi="Avenir LT Std 45 Book" w:cstheme="majorBidi"/>
                <w:color w:val="000000" w:themeColor="text1"/>
                <w:sz w:val="24"/>
                <w:szCs w:val="24"/>
              </w:rPr>
              <w:lastRenderedPageBreak/>
              <w:t>body parts. Other major threats include unsustainable logging, mining, infrastructure development, disease, increased frequency and severity of fires, and ecosystem changes due to climate change</w:t>
            </w:r>
            <w:r w:rsidRPr="00AC7C72">
              <w:rPr>
                <w:rStyle w:val="Refdenotaderodap"/>
                <w:rFonts w:ascii="Avenir LT Std 45 Book" w:eastAsia="Arial" w:hAnsi="Avenir LT Std 45 Book" w:cstheme="majorBidi"/>
                <w:color w:val="000000" w:themeColor="text1"/>
                <w:sz w:val="24"/>
                <w:szCs w:val="24"/>
              </w:rPr>
              <w:footnoteReference w:id="3"/>
            </w:r>
            <w:r w:rsidRPr="00AC7C72">
              <w:rPr>
                <w:rFonts w:ascii="Avenir LT Std 45 Book" w:eastAsia="Arial" w:hAnsi="Avenir LT Std 45 Book" w:cstheme="majorBidi"/>
                <w:color w:val="000000" w:themeColor="text1"/>
                <w:sz w:val="24"/>
                <w:szCs w:val="24"/>
              </w:rPr>
              <w:t>.</w:t>
            </w:r>
          </w:p>
        </w:tc>
      </w:tr>
    </w:tbl>
    <w:p w14:paraId="5960276F" w14:textId="77777777" w:rsidR="004B7964" w:rsidRPr="00881CD0" w:rsidRDefault="004B7964" w:rsidP="004B7964">
      <w:pPr>
        <w:jc w:val="center"/>
        <w:rPr>
          <w:rFonts w:ascii="Avenir Book" w:eastAsia="Arial" w:hAnsi="Avenir Book" w:cstheme="majorBidi"/>
          <w:b/>
          <w:color w:val="000000" w:themeColor="text1"/>
        </w:rPr>
        <w:sectPr w:rsidR="004B7964" w:rsidRPr="00881CD0" w:rsidSect="009A6B5C">
          <w:headerReference w:type="default" r:id="rId12"/>
          <w:pgSz w:w="16838" w:h="11906" w:orient="landscape"/>
          <w:pgMar w:top="1701" w:right="1418" w:bottom="1701" w:left="1418" w:header="709" w:footer="709" w:gutter="0"/>
          <w:pgNumType w:start="1"/>
          <w:cols w:space="720"/>
          <w:docGrid w:linePitch="299"/>
        </w:sectPr>
      </w:pPr>
    </w:p>
    <w:p w14:paraId="1D2923C7" w14:textId="15307039" w:rsidR="004B7964" w:rsidRDefault="007C00B2" w:rsidP="004B7964">
      <w:pPr>
        <w:jc w:val="center"/>
        <w:rPr>
          <w:rFonts w:ascii="Avenir Book" w:eastAsia="Arial" w:hAnsi="Avenir Book" w:cstheme="majorBidi"/>
          <w:b/>
          <w:color w:val="000000" w:themeColor="text1"/>
          <w:lang w:val="pt-BR"/>
        </w:rPr>
      </w:pPr>
      <w:r>
        <w:rPr>
          <w:rFonts w:ascii="Avenir Book" w:eastAsia="Arial" w:hAnsi="Avenir Book" w:cstheme="majorBidi"/>
          <w:b/>
          <w:noProof/>
          <w:color w:val="000000" w:themeColor="text1"/>
        </w:rPr>
        <w:lastRenderedPageBreak/>
        <w:drawing>
          <wp:inline distT="0" distB="0" distL="0" distR="0" wp14:anchorId="6280FA2C" wp14:editId="1C8DB308">
            <wp:extent cx="5159114" cy="48615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2175" t="577" r="13273"/>
                    <a:stretch/>
                  </pic:blipFill>
                  <pic:spPr bwMode="auto">
                    <a:xfrm>
                      <a:off x="0" y="0"/>
                      <a:ext cx="5177895" cy="4879258"/>
                    </a:xfrm>
                    <a:prstGeom prst="rect">
                      <a:avLst/>
                    </a:prstGeom>
                    <a:noFill/>
                    <a:ln>
                      <a:noFill/>
                    </a:ln>
                    <a:extLst>
                      <a:ext uri="{53640926-AAD7-44D8-BBD7-CCE9431645EC}">
                        <a14:shadowObscured xmlns:a14="http://schemas.microsoft.com/office/drawing/2010/main"/>
                      </a:ext>
                    </a:extLst>
                  </pic:spPr>
                </pic:pic>
              </a:graphicData>
            </a:graphic>
          </wp:inline>
        </w:drawing>
      </w:r>
    </w:p>
    <w:p w14:paraId="29050629" w14:textId="305E8007" w:rsidR="00D76196" w:rsidRPr="00FC3621" w:rsidRDefault="006E099C" w:rsidP="009A6B5C">
      <w:pPr>
        <w:jc w:val="center"/>
        <w:rPr>
          <w:rFonts w:ascii="Avenir Book" w:eastAsia="Arial" w:hAnsi="Avenir Book" w:cstheme="majorBidi"/>
          <w:b/>
          <w:color w:val="000000" w:themeColor="text1"/>
        </w:rPr>
      </w:pPr>
      <w:r w:rsidRPr="0096730C">
        <w:rPr>
          <w:rFonts w:ascii="Avenir LT Std 45 Book" w:eastAsia="Arial" w:hAnsi="Avenir LT Std 45 Book" w:cstheme="majorBidi"/>
          <w:b/>
          <w:color w:val="000000" w:themeColor="text1"/>
          <w:sz w:val="20"/>
          <w:szCs w:val="20"/>
          <w:u w:val="single"/>
        </w:rPr>
        <w:t>Figure</w:t>
      </w:r>
      <w:r w:rsidR="00AE572B" w:rsidRPr="0096730C">
        <w:rPr>
          <w:rFonts w:ascii="Avenir LT Std 45 Book" w:eastAsia="Arial" w:hAnsi="Avenir LT Std 45 Book" w:cstheme="majorBidi"/>
          <w:b/>
          <w:color w:val="000000" w:themeColor="text1"/>
          <w:sz w:val="20"/>
          <w:szCs w:val="20"/>
          <w:u w:val="single"/>
        </w:rPr>
        <w:t xml:space="preserve"> 1</w:t>
      </w:r>
      <w:r w:rsidR="00AE572B" w:rsidRPr="006E099C">
        <w:rPr>
          <w:rFonts w:ascii="Avenir LT Std 45 Book" w:eastAsia="Arial" w:hAnsi="Avenir LT Std 45 Book" w:cstheme="majorBidi"/>
          <w:bCs/>
          <w:color w:val="000000" w:themeColor="text1"/>
          <w:sz w:val="20"/>
          <w:szCs w:val="20"/>
        </w:rPr>
        <w:t xml:space="preserve">: </w:t>
      </w:r>
      <w:r w:rsidRPr="006E099C">
        <w:rPr>
          <w:rFonts w:ascii="Avenir LT Std 45 Book" w:eastAsia="Arial" w:hAnsi="Avenir LT Std 45 Book" w:cstheme="majorBidi"/>
          <w:bCs/>
          <w:color w:val="000000" w:themeColor="text1"/>
          <w:sz w:val="20"/>
          <w:szCs w:val="20"/>
        </w:rPr>
        <w:t>Distribution</w:t>
      </w:r>
      <w:r w:rsidR="00FC3621" w:rsidRPr="006E099C">
        <w:rPr>
          <w:rFonts w:ascii="Avenir LT Std 45 Book" w:eastAsia="Arial" w:hAnsi="Avenir LT Std 45 Book" w:cstheme="majorBidi"/>
          <w:bCs/>
          <w:color w:val="000000" w:themeColor="text1"/>
          <w:sz w:val="20"/>
          <w:szCs w:val="20"/>
        </w:rPr>
        <w:t xml:space="preserve"> map of </w:t>
      </w:r>
      <w:r w:rsidRPr="006E099C">
        <w:rPr>
          <w:rFonts w:ascii="Avenir LT Std 45 Book" w:eastAsia="Arial" w:hAnsi="Avenir LT Std 45 Book" w:cstheme="majorBidi"/>
          <w:i/>
          <w:color w:val="000000" w:themeColor="text1"/>
          <w:sz w:val="20"/>
          <w:szCs w:val="20"/>
        </w:rPr>
        <w:t>Panthera onca</w:t>
      </w:r>
      <w:r>
        <w:rPr>
          <w:rFonts w:ascii="Avenir LT Std 45 Book" w:eastAsia="Arial" w:hAnsi="Avenir LT Std 45 Book" w:cstheme="majorBidi"/>
          <w:i/>
          <w:color w:val="000000" w:themeColor="text1"/>
          <w:sz w:val="20"/>
          <w:szCs w:val="20"/>
        </w:rPr>
        <w:t>.</w:t>
      </w:r>
    </w:p>
    <w:p w14:paraId="34F78663" w14:textId="1AA2F0FF" w:rsidR="00782426" w:rsidRPr="004A6204" w:rsidRDefault="00FD24DC" w:rsidP="009A6B5C">
      <w:pPr>
        <w:pStyle w:val="Ttulo1"/>
        <w:numPr>
          <w:ilvl w:val="0"/>
          <w:numId w:val="39"/>
        </w:numPr>
        <w:rPr>
          <w:rFonts w:ascii="Caudex" w:eastAsia="Arial" w:hAnsi="Caudex" w:cstheme="majorBidi"/>
          <w:b w:val="0"/>
          <w:color w:val="000000" w:themeColor="text1"/>
          <w:sz w:val="24"/>
          <w:szCs w:val="24"/>
        </w:rPr>
      </w:pPr>
      <w:r w:rsidRPr="009A6B5C">
        <w:rPr>
          <w:rFonts w:ascii="Caudex" w:hAnsi="Caudex"/>
          <w:sz w:val="28"/>
          <w:szCs w:val="28"/>
        </w:rPr>
        <w:lastRenderedPageBreak/>
        <w:t>Indicators and Goals</w:t>
      </w:r>
    </w:p>
    <w:p w14:paraId="3D1CAA12" w14:textId="310D2371" w:rsidR="00DF7A54" w:rsidRDefault="00D9132D" w:rsidP="00B931E2">
      <w:pPr>
        <w:jc w:val="both"/>
        <w:rPr>
          <w:rFonts w:ascii="Avenir LT Std 45 Book" w:eastAsia="Arial" w:hAnsi="Avenir LT Std 45 Book" w:cstheme="majorBidi"/>
          <w:bCs/>
          <w:color w:val="000000" w:themeColor="text1"/>
          <w:sz w:val="24"/>
          <w:szCs w:val="24"/>
        </w:rPr>
      </w:pPr>
      <w:r w:rsidRPr="006E099C">
        <w:rPr>
          <w:rFonts w:ascii="Avenir LT Std 45 Book" w:eastAsia="Arial" w:hAnsi="Avenir LT Std 45 Book" w:cstheme="majorBidi"/>
          <w:bCs/>
          <w:color w:val="000000" w:themeColor="text1"/>
          <w:sz w:val="24"/>
          <w:szCs w:val="24"/>
        </w:rPr>
        <w:t>This section describes the</w:t>
      </w:r>
      <w:r w:rsidR="00BD4F28" w:rsidRPr="006E099C">
        <w:rPr>
          <w:rFonts w:ascii="Avenir LT Std 45 Book" w:eastAsia="Arial" w:hAnsi="Avenir LT Std 45 Book" w:cstheme="majorBidi"/>
          <w:bCs/>
          <w:color w:val="000000" w:themeColor="text1"/>
          <w:sz w:val="24"/>
          <w:szCs w:val="24"/>
        </w:rPr>
        <w:t xml:space="preserve"> goals</w:t>
      </w:r>
      <w:r w:rsidR="00795748">
        <w:rPr>
          <w:rFonts w:ascii="Avenir LT Std 45 Book" w:eastAsia="Arial" w:hAnsi="Avenir LT Std 45 Book" w:cstheme="majorBidi"/>
          <w:bCs/>
          <w:color w:val="000000" w:themeColor="text1"/>
          <w:sz w:val="24"/>
          <w:szCs w:val="24"/>
        </w:rPr>
        <w:t xml:space="preserve"> of each </w:t>
      </w:r>
      <w:r w:rsidR="0096730C">
        <w:rPr>
          <w:rFonts w:ascii="Avenir LT Std 45 Book" w:eastAsia="Arial" w:hAnsi="Avenir LT Std 45 Book" w:cstheme="majorBidi"/>
          <w:bCs/>
          <w:color w:val="000000" w:themeColor="text1"/>
          <w:sz w:val="24"/>
          <w:szCs w:val="24"/>
        </w:rPr>
        <w:t>Environmental Stewardship Indicator (ESI)</w:t>
      </w:r>
      <w:r w:rsidR="00795748">
        <w:rPr>
          <w:rFonts w:ascii="Avenir LT Std 45 Book" w:eastAsia="Arial" w:hAnsi="Avenir LT Std 45 Book" w:cstheme="majorBidi"/>
          <w:bCs/>
          <w:color w:val="000000" w:themeColor="text1"/>
          <w:sz w:val="24"/>
          <w:szCs w:val="24"/>
        </w:rPr>
        <w:t xml:space="preserve">. </w:t>
      </w:r>
    </w:p>
    <w:tbl>
      <w:tblPr>
        <w:tblW w:w="14029" w:type="dxa"/>
        <w:tblCellMar>
          <w:left w:w="70" w:type="dxa"/>
          <w:right w:w="70" w:type="dxa"/>
        </w:tblCellMar>
        <w:tblLook w:val="04A0" w:firstRow="1" w:lastRow="0" w:firstColumn="1" w:lastColumn="0" w:noHBand="0" w:noVBand="1"/>
      </w:tblPr>
      <w:tblGrid>
        <w:gridCol w:w="1620"/>
        <w:gridCol w:w="12409"/>
      </w:tblGrid>
      <w:tr w:rsidR="003E70BB" w:rsidRPr="003E70BB" w14:paraId="51F4367C" w14:textId="77777777" w:rsidTr="003E70BB">
        <w:trPr>
          <w:trHeight w:val="288"/>
        </w:trPr>
        <w:tc>
          <w:tcPr>
            <w:tcW w:w="1620" w:type="dxa"/>
            <w:tcBorders>
              <w:top w:val="single" w:sz="4" w:space="0" w:color="auto"/>
              <w:left w:val="single" w:sz="4" w:space="0" w:color="auto"/>
              <w:bottom w:val="single" w:sz="4" w:space="0" w:color="auto"/>
              <w:right w:val="single" w:sz="4" w:space="0" w:color="auto"/>
            </w:tcBorders>
            <w:shd w:val="clear" w:color="000000" w:fill="B4C6E7"/>
            <w:vAlign w:val="center"/>
            <w:hideMark/>
          </w:tcPr>
          <w:p w14:paraId="12FF32EF" w14:textId="77777777" w:rsidR="003E70BB" w:rsidRPr="003E70BB" w:rsidRDefault="003E70BB" w:rsidP="003E70BB">
            <w:pPr>
              <w:spacing w:after="0" w:line="240" w:lineRule="auto"/>
              <w:jc w:val="center"/>
              <w:rPr>
                <w:rFonts w:ascii="Avenir LT Std 45 Book" w:eastAsia="Times New Roman" w:hAnsi="Avenir LT Std 45 Book"/>
                <w:b/>
                <w:bCs/>
                <w:color w:val="000000"/>
                <w:sz w:val="20"/>
                <w:szCs w:val="20"/>
                <w:lang w:val="pt-BR" w:eastAsia="pt-BR"/>
              </w:rPr>
            </w:pPr>
            <w:r w:rsidRPr="003E70BB">
              <w:rPr>
                <w:rFonts w:ascii="Avenir LT Std 45 Book" w:eastAsia="Times New Roman" w:hAnsi="Avenir LT Std 45 Book"/>
                <w:b/>
                <w:bCs/>
                <w:color w:val="000000"/>
                <w:sz w:val="20"/>
                <w:szCs w:val="20"/>
                <w:lang w:eastAsia="pt-BR"/>
              </w:rPr>
              <w:t>Indicator</w:t>
            </w:r>
          </w:p>
        </w:tc>
        <w:tc>
          <w:tcPr>
            <w:tcW w:w="12409" w:type="dxa"/>
            <w:tcBorders>
              <w:top w:val="single" w:sz="4" w:space="0" w:color="auto"/>
              <w:left w:val="nil"/>
              <w:bottom w:val="single" w:sz="4" w:space="0" w:color="auto"/>
              <w:right w:val="single" w:sz="4" w:space="0" w:color="auto"/>
            </w:tcBorders>
            <w:shd w:val="clear" w:color="000000" w:fill="B4C6E7"/>
            <w:vAlign w:val="center"/>
            <w:hideMark/>
          </w:tcPr>
          <w:p w14:paraId="6351BE08" w14:textId="77777777" w:rsidR="003E70BB" w:rsidRPr="003E70BB" w:rsidRDefault="003E70BB" w:rsidP="003E70BB">
            <w:pPr>
              <w:spacing w:after="0" w:line="240" w:lineRule="auto"/>
              <w:jc w:val="center"/>
              <w:rPr>
                <w:rFonts w:ascii="Avenir LT Std 45 Book" w:eastAsia="Times New Roman" w:hAnsi="Avenir LT Std 45 Book"/>
                <w:b/>
                <w:bCs/>
                <w:color w:val="000000"/>
                <w:sz w:val="20"/>
                <w:szCs w:val="20"/>
                <w:lang w:val="pt-BR" w:eastAsia="pt-BR"/>
              </w:rPr>
            </w:pPr>
            <w:r w:rsidRPr="003E70BB">
              <w:rPr>
                <w:rFonts w:ascii="Avenir LT Std 45 Book" w:eastAsia="Times New Roman" w:hAnsi="Avenir LT Std 45 Book"/>
                <w:b/>
                <w:bCs/>
                <w:color w:val="000000"/>
                <w:sz w:val="20"/>
                <w:szCs w:val="20"/>
                <w:lang w:eastAsia="pt-BR"/>
              </w:rPr>
              <w:t xml:space="preserve">Goal </w:t>
            </w:r>
          </w:p>
        </w:tc>
      </w:tr>
      <w:tr w:rsidR="003E70BB" w:rsidRPr="003E70BB" w14:paraId="526DE2B5" w14:textId="77777777" w:rsidTr="003E70BB">
        <w:trPr>
          <w:trHeight w:val="3924"/>
        </w:trPr>
        <w:tc>
          <w:tcPr>
            <w:tcW w:w="1620" w:type="dxa"/>
            <w:tcBorders>
              <w:top w:val="nil"/>
              <w:left w:val="single" w:sz="4" w:space="0" w:color="auto"/>
              <w:bottom w:val="single" w:sz="4" w:space="0" w:color="auto"/>
              <w:right w:val="single" w:sz="4" w:space="0" w:color="auto"/>
            </w:tcBorders>
            <w:shd w:val="clear" w:color="000000" w:fill="BFBFBF"/>
            <w:textDirection w:val="btLr"/>
            <w:vAlign w:val="center"/>
            <w:hideMark/>
          </w:tcPr>
          <w:p w14:paraId="3773DC65" w14:textId="77777777" w:rsidR="003E70BB" w:rsidRPr="003E70BB" w:rsidRDefault="003E70BB" w:rsidP="003E70BB">
            <w:pPr>
              <w:spacing w:after="0" w:line="240" w:lineRule="auto"/>
              <w:jc w:val="center"/>
              <w:rPr>
                <w:rFonts w:ascii="Avenir LT Std 45 Book" w:eastAsia="Times New Roman" w:hAnsi="Avenir LT Std 45 Book"/>
                <w:b/>
                <w:bCs/>
                <w:color w:val="000000"/>
                <w:sz w:val="20"/>
                <w:szCs w:val="20"/>
                <w:lang w:val="pt-BR" w:eastAsia="pt-BR"/>
              </w:rPr>
            </w:pPr>
            <w:r w:rsidRPr="003E70BB">
              <w:rPr>
                <w:rFonts w:ascii="Avenir LT Std 45 Book" w:eastAsia="Times New Roman" w:hAnsi="Avenir LT Std 45 Book"/>
                <w:b/>
                <w:bCs/>
                <w:color w:val="000000"/>
                <w:sz w:val="20"/>
                <w:szCs w:val="20"/>
                <w:lang w:eastAsia="pt-BR"/>
              </w:rPr>
              <w:t>Property Management</w:t>
            </w:r>
          </w:p>
        </w:tc>
        <w:tc>
          <w:tcPr>
            <w:tcW w:w="12409" w:type="dxa"/>
            <w:tcBorders>
              <w:top w:val="nil"/>
              <w:left w:val="nil"/>
              <w:bottom w:val="single" w:sz="4" w:space="0" w:color="auto"/>
              <w:right w:val="single" w:sz="4" w:space="0" w:color="auto"/>
            </w:tcBorders>
            <w:shd w:val="clear" w:color="auto" w:fill="auto"/>
            <w:vAlign w:val="center"/>
            <w:hideMark/>
          </w:tcPr>
          <w:p w14:paraId="00104317" w14:textId="5F38A41C" w:rsidR="00D45EBC" w:rsidRDefault="00D45EBC" w:rsidP="003E70BB">
            <w:pPr>
              <w:spacing w:after="0" w:line="240" w:lineRule="auto"/>
              <w:jc w:val="both"/>
              <w:rPr>
                <w:rFonts w:ascii="Avenir LT Std 45 Book" w:eastAsia="Times New Roman" w:hAnsi="Avenir LT Std 45 Book"/>
                <w:color w:val="000000"/>
                <w:sz w:val="20"/>
                <w:szCs w:val="20"/>
                <w:lang w:eastAsia="pt-BR"/>
              </w:rPr>
            </w:pPr>
            <w:r>
              <w:rPr>
                <w:rFonts w:ascii="Avenir LT Std 45 Book" w:eastAsia="Times New Roman" w:hAnsi="Avenir LT Std 45 Book"/>
                <w:color w:val="000000"/>
                <w:sz w:val="20"/>
                <w:szCs w:val="20"/>
                <w:lang w:eastAsia="pt-BR"/>
              </w:rPr>
              <w:t>Property management is an important factor</w:t>
            </w:r>
            <w:r w:rsidR="001855E4">
              <w:rPr>
                <w:rFonts w:ascii="Avenir LT Std 45 Book" w:eastAsia="Times New Roman" w:hAnsi="Avenir LT Std 45 Book"/>
                <w:color w:val="000000"/>
                <w:sz w:val="20"/>
                <w:szCs w:val="20"/>
                <w:lang w:eastAsia="pt-BR"/>
              </w:rPr>
              <w:t xml:space="preserve"> that can contribute to a better ecological quality of a given habit</w:t>
            </w:r>
            <w:r w:rsidR="00A04948">
              <w:rPr>
                <w:rFonts w:ascii="Avenir LT Std 45 Book" w:eastAsia="Times New Roman" w:hAnsi="Avenir LT Std 45 Book"/>
                <w:color w:val="000000"/>
                <w:sz w:val="20"/>
                <w:szCs w:val="20"/>
                <w:lang w:eastAsia="pt-BR"/>
              </w:rPr>
              <w:t>at</w:t>
            </w:r>
            <w:r w:rsidR="001855E4">
              <w:rPr>
                <w:rFonts w:ascii="Avenir LT Std 45 Book" w:eastAsia="Times New Roman" w:hAnsi="Avenir LT Std 45 Book"/>
                <w:color w:val="000000"/>
                <w:sz w:val="20"/>
                <w:szCs w:val="20"/>
                <w:lang w:eastAsia="pt-BR"/>
              </w:rPr>
              <w:t xml:space="preserve">, reducing conflicts between </w:t>
            </w:r>
            <w:proofErr w:type="gramStart"/>
            <w:r w:rsidR="001855E4">
              <w:rPr>
                <w:rFonts w:ascii="Avenir LT Std 45 Book" w:eastAsia="Times New Roman" w:hAnsi="Avenir LT Std 45 Book"/>
                <w:color w:val="000000"/>
                <w:sz w:val="20"/>
                <w:szCs w:val="20"/>
                <w:lang w:eastAsia="pt-BR"/>
              </w:rPr>
              <w:t>humans</w:t>
            </w:r>
            <w:proofErr w:type="gramEnd"/>
            <w:r w:rsidR="001855E4">
              <w:rPr>
                <w:rFonts w:ascii="Avenir LT Std 45 Book" w:eastAsia="Times New Roman" w:hAnsi="Avenir LT Std 45 Book"/>
                <w:color w:val="000000"/>
                <w:sz w:val="20"/>
                <w:szCs w:val="20"/>
                <w:lang w:eastAsia="pt-BR"/>
              </w:rPr>
              <w:t xml:space="preserve"> </w:t>
            </w:r>
            <w:ins w:id="14" w:author="Laura Rydlewski" w:date="2023-11-08T10:31:00Z">
              <w:r w:rsidR="001D0737" w:rsidRPr="001D0737">
                <w:rPr>
                  <w:rFonts w:ascii="Avenir LT Std 45 Book" w:eastAsia="Times New Roman" w:hAnsi="Avenir LT Std 45 Book"/>
                  <w:color w:val="000000"/>
                  <w:sz w:val="20"/>
                  <w:szCs w:val="20"/>
                  <w:lang w:eastAsia="pt-BR"/>
                </w:rPr>
                <w:t xml:space="preserve">activities </w:t>
              </w:r>
            </w:ins>
            <w:r w:rsidR="001855E4">
              <w:rPr>
                <w:rFonts w:ascii="Avenir LT Std 45 Book" w:eastAsia="Times New Roman" w:hAnsi="Avenir LT Std 45 Book"/>
                <w:color w:val="000000"/>
                <w:sz w:val="20"/>
                <w:szCs w:val="20"/>
                <w:lang w:eastAsia="pt-BR"/>
              </w:rPr>
              <w:t xml:space="preserve">and the </w:t>
            </w:r>
            <w:r w:rsidR="004B0AF1">
              <w:rPr>
                <w:rFonts w:ascii="Avenir LT Std 45 Book" w:eastAsia="Times New Roman" w:hAnsi="Avenir LT Std 45 Book"/>
                <w:color w:val="000000"/>
                <w:sz w:val="20"/>
                <w:szCs w:val="20"/>
                <w:lang w:eastAsia="pt-BR"/>
              </w:rPr>
              <w:t>jaguar</w:t>
            </w:r>
            <w:ins w:id="15" w:author="Laura Rydlewski" w:date="2023-11-08T10:32:00Z">
              <w:r w:rsidR="00C353F1">
                <w:rPr>
                  <w:rFonts w:ascii="Avenir LT Std 45 Book" w:eastAsia="Times New Roman" w:hAnsi="Avenir LT Std 45 Book"/>
                  <w:color w:val="000000"/>
                  <w:sz w:val="20"/>
                  <w:szCs w:val="20"/>
                  <w:lang w:eastAsia="pt-BR"/>
                </w:rPr>
                <w:t xml:space="preserve"> </w:t>
              </w:r>
              <w:r w:rsidR="00453790">
                <w:rPr>
                  <w:rFonts w:ascii="Avenir LT Std 45 Book" w:eastAsia="Times New Roman" w:hAnsi="Avenir LT Std 45 Book"/>
                  <w:color w:val="000000"/>
                  <w:sz w:val="20"/>
                  <w:szCs w:val="20"/>
                  <w:lang w:eastAsia="pt-BR"/>
                </w:rPr>
                <w:t>con</w:t>
              </w:r>
              <w:r w:rsidR="00C353F1" w:rsidRPr="00C353F1">
                <w:rPr>
                  <w:rFonts w:ascii="Avenir LT Std 45 Book" w:eastAsia="Times New Roman" w:hAnsi="Avenir LT Std 45 Book"/>
                  <w:color w:val="000000"/>
                  <w:sz w:val="20"/>
                  <w:szCs w:val="20"/>
                  <w:lang w:eastAsia="pt-BR"/>
                </w:rPr>
                <w:t>servation</w:t>
              </w:r>
            </w:ins>
            <w:r w:rsidR="00A04948">
              <w:rPr>
                <w:rFonts w:ascii="Avenir LT Std 45 Book" w:eastAsia="Times New Roman" w:hAnsi="Avenir LT Std 45 Book"/>
                <w:color w:val="000000"/>
                <w:sz w:val="20"/>
                <w:szCs w:val="20"/>
                <w:lang w:eastAsia="pt-BR"/>
              </w:rPr>
              <w:t xml:space="preserve">. </w:t>
            </w:r>
          </w:p>
          <w:p w14:paraId="3FADE6BA" w14:textId="77777777" w:rsidR="00A04948" w:rsidRDefault="00A04948" w:rsidP="003E70BB">
            <w:pPr>
              <w:spacing w:after="0" w:line="240" w:lineRule="auto"/>
              <w:jc w:val="both"/>
              <w:rPr>
                <w:rFonts w:ascii="Avenir LT Std 45 Book" w:eastAsia="Times New Roman" w:hAnsi="Avenir LT Std 45 Book"/>
                <w:color w:val="000000"/>
                <w:sz w:val="20"/>
                <w:szCs w:val="20"/>
                <w:lang w:eastAsia="pt-BR"/>
              </w:rPr>
            </w:pPr>
          </w:p>
          <w:p w14:paraId="7E59B3F9" w14:textId="6C7127BA" w:rsidR="00A04948" w:rsidRDefault="00A04948" w:rsidP="003E70BB">
            <w:pPr>
              <w:spacing w:after="0" w:line="240" w:lineRule="auto"/>
              <w:jc w:val="both"/>
              <w:rPr>
                <w:rFonts w:ascii="Avenir LT Std 45 Book" w:eastAsia="Times New Roman" w:hAnsi="Avenir LT Std 45 Book"/>
                <w:color w:val="000000"/>
                <w:sz w:val="20"/>
                <w:szCs w:val="20"/>
                <w:lang w:eastAsia="pt-BR"/>
              </w:rPr>
            </w:pPr>
            <w:r>
              <w:rPr>
                <w:rFonts w:ascii="Avenir LT Std 45 Book" w:eastAsia="Times New Roman" w:hAnsi="Avenir LT Std 45 Book"/>
                <w:color w:val="000000"/>
                <w:sz w:val="20"/>
                <w:szCs w:val="20"/>
                <w:lang w:eastAsia="pt-BR"/>
              </w:rPr>
              <w:t>For example, d</w:t>
            </w:r>
            <w:r w:rsidRPr="003E70BB">
              <w:rPr>
                <w:rFonts w:ascii="Avenir LT Std 45 Book" w:eastAsia="Times New Roman" w:hAnsi="Avenir LT Std 45 Book"/>
                <w:color w:val="000000"/>
                <w:sz w:val="20"/>
                <w:szCs w:val="20"/>
                <w:lang w:eastAsia="pt-BR"/>
              </w:rPr>
              <w:t xml:space="preserve">eforestation is </w:t>
            </w:r>
            <w:r w:rsidR="00F225B5">
              <w:rPr>
                <w:rFonts w:ascii="Avenir LT Std 45 Book" w:eastAsia="Times New Roman" w:hAnsi="Avenir LT Std 45 Book"/>
                <w:color w:val="000000"/>
                <w:sz w:val="20"/>
                <w:szCs w:val="20"/>
                <w:lang w:eastAsia="pt-BR"/>
              </w:rPr>
              <w:t>one of the</w:t>
            </w:r>
            <w:r w:rsidRPr="003E70BB">
              <w:rPr>
                <w:rFonts w:ascii="Avenir LT Std 45 Book" w:eastAsia="Times New Roman" w:hAnsi="Avenir LT Std 45 Book"/>
                <w:color w:val="000000"/>
                <w:sz w:val="20"/>
                <w:szCs w:val="20"/>
                <w:lang w:eastAsia="pt-BR"/>
              </w:rPr>
              <w:t xml:space="preserve"> main cause</w:t>
            </w:r>
            <w:r w:rsidR="00F225B5">
              <w:rPr>
                <w:rFonts w:ascii="Avenir LT Std 45 Book" w:eastAsia="Times New Roman" w:hAnsi="Avenir LT Std 45 Book"/>
                <w:color w:val="000000"/>
                <w:sz w:val="20"/>
                <w:szCs w:val="20"/>
                <w:lang w:eastAsia="pt-BR"/>
              </w:rPr>
              <w:t>s</w:t>
            </w:r>
            <w:r w:rsidRPr="003E70BB">
              <w:rPr>
                <w:rFonts w:ascii="Avenir LT Std 45 Book" w:eastAsia="Times New Roman" w:hAnsi="Avenir LT Std 45 Book"/>
                <w:color w:val="000000"/>
                <w:sz w:val="20"/>
                <w:szCs w:val="20"/>
                <w:lang w:eastAsia="pt-BR"/>
              </w:rPr>
              <w:t xml:space="preserve"> that lead</w:t>
            </w:r>
            <w:r>
              <w:rPr>
                <w:rFonts w:ascii="Avenir LT Std 45 Book" w:eastAsia="Times New Roman" w:hAnsi="Avenir LT Std 45 Book"/>
                <w:color w:val="000000"/>
                <w:sz w:val="20"/>
                <w:szCs w:val="20"/>
                <w:lang w:eastAsia="pt-BR"/>
              </w:rPr>
              <w:t>s</w:t>
            </w:r>
            <w:r w:rsidRPr="003E70BB">
              <w:rPr>
                <w:rFonts w:ascii="Avenir LT Std 45 Book" w:eastAsia="Times New Roman" w:hAnsi="Avenir LT Std 45 Book"/>
                <w:color w:val="000000"/>
                <w:sz w:val="20"/>
                <w:szCs w:val="20"/>
                <w:lang w:eastAsia="pt-BR"/>
              </w:rPr>
              <w:t xml:space="preserve"> to biodiversity loss. When animal species that live in the forest</w:t>
            </w:r>
            <w:r w:rsidR="00901114">
              <w:rPr>
                <w:rFonts w:ascii="Avenir LT Std 45 Book" w:eastAsia="Times New Roman" w:hAnsi="Avenir LT Std 45 Book"/>
                <w:color w:val="000000"/>
                <w:sz w:val="20"/>
                <w:szCs w:val="20"/>
                <w:lang w:eastAsia="pt-BR"/>
              </w:rPr>
              <w:t xml:space="preserve"> or native vegetation</w:t>
            </w:r>
            <w:r w:rsidRPr="003E70BB">
              <w:rPr>
                <w:rFonts w:ascii="Avenir LT Std 45 Book" w:eastAsia="Times New Roman" w:hAnsi="Avenir LT Std 45 Book"/>
                <w:color w:val="000000"/>
                <w:sz w:val="20"/>
                <w:szCs w:val="20"/>
                <w:lang w:eastAsia="pt-BR"/>
              </w:rPr>
              <w:t xml:space="preserve"> no longer have their habitat, </w:t>
            </w:r>
            <w:r w:rsidR="0057166A">
              <w:rPr>
                <w:rFonts w:ascii="Avenir LT Std 45 Book" w:eastAsia="Times New Roman" w:hAnsi="Avenir LT Std 45 Book"/>
                <w:color w:val="000000"/>
                <w:sz w:val="20"/>
                <w:szCs w:val="20"/>
                <w:lang w:eastAsia="pt-BR"/>
              </w:rPr>
              <w:t xml:space="preserve">therefore not being able to </w:t>
            </w:r>
            <w:r w:rsidRPr="003E70BB">
              <w:rPr>
                <w:rFonts w:ascii="Avenir LT Std 45 Book" w:eastAsia="Times New Roman" w:hAnsi="Avenir LT Std 45 Book"/>
                <w:color w:val="000000"/>
                <w:sz w:val="20"/>
                <w:szCs w:val="20"/>
                <w:lang w:eastAsia="pt-BR"/>
              </w:rPr>
              <w:t xml:space="preserve">relocate, feed, or procreate, they will </w:t>
            </w:r>
            <w:r w:rsidR="0057166A">
              <w:rPr>
                <w:rFonts w:ascii="Avenir LT Std 45 Book" w:eastAsia="Times New Roman" w:hAnsi="Avenir LT Std 45 Book"/>
                <w:color w:val="000000"/>
                <w:sz w:val="20"/>
                <w:szCs w:val="20"/>
                <w:lang w:eastAsia="pt-BR"/>
              </w:rPr>
              <w:t>be more</w:t>
            </w:r>
            <w:r w:rsidRPr="003E70BB">
              <w:rPr>
                <w:rFonts w:ascii="Avenir LT Std 45 Book" w:eastAsia="Times New Roman" w:hAnsi="Avenir LT Std 45 Book"/>
                <w:color w:val="000000"/>
                <w:sz w:val="20"/>
                <w:szCs w:val="20"/>
                <w:lang w:eastAsia="pt-BR"/>
              </w:rPr>
              <w:t xml:space="preserve"> vulnerable and more likely to g</w:t>
            </w:r>
            <w:ins w:id="16" w:author="Lorena de Carvalho Lourenço" w:date="2023-10-31T15:59:00Z">
              <w:r w:rsidR="008717B2">
                <w:rPr>
                  <w:rFonts w:ascii="Avenir LT Std 45 Book" w:eastAsia="Times New Roman" w:hAnsi="Avenir LT Std 45 Book"/>
                  <w:color w:val="000000"/>
                  <w:sz w:val="20"/>
                  <w:szCs w:val="20"/>
                  <w:lang w:eastAsia="pt-BR"/>
                </w:rPr>
                <w:t>o</w:t>
              </w:r>
            </w:ins>
            <w:del w:id="17" w:author="Lorena de Carvalho Lourenço" w:date="2023-10-31T15:59:00Z">
              <w:r w:rsidRPr="003E70BB" w:rsidDel="008717B2">
                <w:rPr>
                  <w:rFonts w:ascii="Avenir LT Std 45 Book" w:eastAsia="Times New Roman" w:hAnsi="Avenir LT Std 45 Book"/>
                  <w:color w:val="000000"/>
                  <w:sz w:val="20"/>
                  <w:szCs w:val="20"/>
                  <w:lang w:eastAsia="pt-BR"/>
                </w:rPr>
                <w:delText>et</w:delText>
              </w:r>
            </w:del>
            <w:r w:rsidRPr="003E70BB">
              <w:rPr>
                <w:rFonts w:ascii="Avenir LT Std 45 Book" w:eastAsia="Times New Roman" w:hAnsi="Avenir LT Std 45 Book"/>
                <w:color w:val="000000"/>
                <w:sz w:val="20"/>
                <w:szCs w:val="20"/>
                <w:lang w:eastAsia="pt-BR"/>
              </w:rPr>
              <w:t xml:space="preserve"> extinct.</w:t>
            </w:r>
          </w:p>
          <w:p w14:paraId="07B9A113" w14:textId="77777777" w:rsidR="00A04948" w:rsidRDefault="00A04948" w:rsidP="003E70BB">
            <w:pPr>
              <w:spacing w:after="0" w:line="240" w:lineRule="auto"/>
              <w:jc w:val="both"/>
              <w:rPr>
                <w:rFonts w:ascii="Avenir LT Std 45 Book" w:eastAsia="Times New Roman" w:hAnsi="Avenir LT Std 45 Book"/>
                <w:color w:val="000000"/>
                <w:sz w:val="20"/>
                <w:szCs w:val="20"/>
                <w:lang w:eastAsia="pt-BR"/>
              </w:rPr>
            </w:pPr>
          </w:p>
          <w:p w14:paraId="0DB034A8" w14:textId="609CC55E" w:rsidR="003E70BB" w:rsidRDefault="00F225B5" w:rsidP="003E70BB">
            <w:pPr>
              <w:spacing w:after="0" w:line="240" w:lineRule="auto"/>
              <w:jc w:val="both"/>
              <w:rPr>
                <w:rFonts w:ascii="Avenir LT Std 45 Book" w:eastAsia="Times New Roman" w:hAnsi="Avenir LT Std 45 Book"/>
                <w:color w:val="000000"/>
                <w:sz w:val="20"/>
                <w:szCs w:val="20"/>
                <w:lang w:eastAsia="pt-BR"/>
              </w:rPr>
            </w:pPr>
            <w:r>
              <w:rPr>
                <w:rFonts w:ascii="Avenir LT Std 45 Book" w:eastAsia="Times New Roman" w:hAnsi="Avenir LT Std 45 Book"/>
                <w:color w:val="000000"/>
                <w:sz w:val="20"/>
                <w:szCs w:val="20"/>
                <w:lang w:eastAsia="pt-BR"/>
              </w:rPr>
              <w:t>Notwithstanding, another</w:t>
            </w:r>
            <w:r w:rsidR="003E70BB" w:rsidRPr="003E70BB">
              <w:rPr>
                <w:rFonts w:ascii="Avenir LT Std 45 Book" w:eastAsia="Times New Roman" w:hAnsi="Avenir LT Std 45 Book"/>
                <w:color w:val="000000"/>
                <w:sz w:val="20"/>
                <w:szCs w:val="20"/>
                <w:lang w:eastAsia="pt-BR"/>
              </w:rPr>
              <w:t xml:space="preserve"> important driver of hunting and persecution of large cats is livestock depredation, resulting in economic losses to local ranchers and farmers, a conflict that generates retaliatory culls. Assessing the potential or realized costs and benefits involved in large carnivore conservation is an </w:t>
            </w:r>
            <w:r w:rsidR="000D21D2">
              <w:rPr>
                <w:rFonts w:ascii="Avenir LT Std 45 Book" w:eastAsia="Times New Roman" w:hAnsi="Avenir LT Std 45 Book"/>
                <w:color w:val="000000"/>
                <w:sz w:val="20"/>
                <w:szCs w:val="20"/>
                <w:lang w:eastAsia="pt-BR"/>
              </w:rPr>
              <w:t>essential</w:t>
            </w:r>
            <w:r w:rsidR="003E70BB" w:rsidRPr="003E70BB">
              <w:rPr>
                <w:rFonts w:ascii="Avenir LT Std 45 Book" w:eastAsia="Times New Roman" w:hAnsi="Avenir LT Std 45 Book"/>
                <w:color w:val="000000"/>
                <w:sz w:val="20"/>
                <w:szCs w:val="20"/>
                <w:lang w:eastAsia="pt-BR"/>
              </w:rPr>
              <w:t xml:space="preserve"> task to be integrated into land management. </w:t>
            </w:r>
          </w:p>
          <w:p w14:paraId="3C40B9F9" w14:textId="77777777" w:rsidR="003E70BB" w:rsidRDefault="003E70BB" w:rsidP="003E70BB">
            <w:pPr>
              <w:spacing w:after="0" w:line="240" w:lineRule="auto"/>
              <w:jc w:val="both"/>
              <w:rPr>
                <w:rFonts w:ascii="Avenir LT Std 45 Book" w:eastAsia="Times New Roman" w:hAnsi="Avenir LT Std 45 Book"/>
                <w:color w:val="000000"/>
                <w:sz w:val="20"/>
                <w:szCs w:val="20"/>
                <w:lang w:eastAsia="pt-BR"/>
              </w:rPr>
            </w:pPr>
          </w:p>
          <w:p w14:paraId="0F5A0433" w14:textId="1CCAB7B4" w:rsidR="003E70BB" w:rsidRDefault="000D21D2" w:rsidP="003E70BB">
            <w:pPr>
              <w:spacing w:after="0" w:line="240" w:lineRule="auto"/>
              <w:jc w:val="both"/>
              <w:rPr>
                <w:rFonts w:ascii="Avenir LT Std 45 Book" w:eastAsia="Times New Roman" w:hAnsi="Avenir LT Std 45 Book"/>
                <w:color w:val="000000"/>
                <w:sz w:val="20"/>
                <w:szCs w:val="20"/>
                <w:lang w:eastAsia="pt-BR"/>
              </w:rPr>
            </w:pPr>
            <w:r>
              <w:rPr>
                <w:rFonts w:ascii="Avenir LT Std 45 Book" w:eastAsia="Times New Roman" w:hAnsi="Avenir LT Std 45 Book"/>
                <w:color w:val="000000"/>
                <w:sz w:val="20"/>
                <w:szCs w:val="20"/>
                <w:lang w:eastAsia="pt-BR"/>
              </w:rPr>
              <w:t xml:space="preserve">Finally, conservation strategies must consider natural hazards. For example, </w:t>
            </w:r>
            <w:r w:rsidR="004B0AF1">
              <w:rPr>
                <w:rFonts w:ascii="Avenir LT Std 45 Book" w:eastAsia="Times New Roman" w:hAnsi="Avenir LT Std 45 Book"/>
                <w:color w:val="000000"/>
                <w:sz w:val="20"/>
                <w:szCs w:val="20"/>
                <w:lang w:eastAsia="pt-BR"/>
              </w:rPr>
              <w:t>m</w:t>
            </w:r>
            <w:r w:rsidR="003E70BB" w:rsidRPr="003E70BB">
              <w:rPr>
                <w:rFonts w:ascii="Avenir LT Std 45 Book" w:eastAsia="Times New Roman" w:hAnsi="Avenir LT Std 45 Book"/>
                <w:color w:val="000000"/>
                <w:sz w:val="20"/>
                <w:szCs w:val="20"/>
                <w:lang w:eastAsia="pt-BR"/>
              </w:rPr>
              <w:t xml:space="preserve">any actions can be </w:t>
            </w:r>
            <w:r w:rsidR="004B0AF1">
              <w:rPr>
                <w:rFonts w:ascii="Avenir LT Std 45 Book" w:eastAsia="Times New Roman" w:hAnsi="Avenir LT Std 45 Book"/>
                <w:color w:val="000000"/>
                <w:sz w:val="20"/>
                <w:szCs w:val="20"/>
                <w:lang w:eastAsia="pt-BR"/>
              </w:rPr>
              <w:t>implemented</w:t>
            </w:r>
            <w:r w:rsidR="003E70BB" w:rsidRPr="003E70BB">
              <w:rPr>
                <w:rFonts w:ascii="Avenir LT Std 45 Book" w:eastAsia="Times New Roman" w:hAnsi="Avenir LT Std 45 Book"/>
                <w:color w:val="000000"/>
                <w:sz w:val="20"/>
                <w:szCs w:val="20"/>
                <w:lang w:eastAsia="pt-BR"/>
              </w:rPr>
              <w:t xml:space="preserve"> to prevent forest fires, such as controlled burning, opening permanent access to water sources and firebreaks. It is important that the management of fire at the project area is done in accordance with the design of integrated fire management plans, developed by the state agencies as a regional strategy.  For any controlled burning action in a rural property, it is necessary to obtain prior environmental authorization, with a responsible technical professional, from the state environmental agencies.</w:t>
            </w:r>
          </w:p>
          <w:p w14:paraId="7472BBEC" w14:textId="77777777" w:rsidR="003E70BB" w:rsidRDefault="003E70BB" w:rsidP="003E70BB">
            <w:pPr>
              <w:spacing w:after="0" w:line="240" w:lineRule="auto"/>
              <w:jc w:val="both"/>
              <w:rPr>
                <w:rFonts w:ascii="Avenir LT Std 45 Book" w:eastAsia="Times New Roman" w:hAnsi="Avenir LT Std 45 Book"/>
                <w:color w:val="000000"/>
                <w:sz w:val="20"/>
                <w:szCs w:val="20"/>
                <w:lang w:eastAsia="pt-BR"/>
              </w:rPr>
            </w:pPr>
          </w:p>
          <w:p w14:paraId="72DAE41B" w14:textId="3F510BA3" w:rsidR="003E70BB" w:rsidRPr="003E70BB" w:rsidRDefault="003E70BB" w:rsidP="003E70BB">
            <w:pPr>
              <w:spacing w:after="0" w:line="240" w:lineRule="auto"/>
              <w:jc w:val="both"/>
              <w:rPr>
                <w:rFonts w:ascii="Avenir LT Std 45 Book" w:eastAsia="Times New Roman" w:hAnsi="Avenir LT Std 45 Book"/>
                <w:color w:val="000000"/>
                <w:sz w:val="20"/>
                <w:szCs w:val="20"/>
                <w:lang w:eastAsia="pt-BR"/>
              </w:rPr>
            </w:pPr>
          </w:p>
        </w:tc>
      </w:tr>
      <w:tr w:rsidR="003E70BB" w:rsidRPr="003E70BB" w14:paraId="74CFA4D9" w14:textId="77777777" w:rsidTr="007755AD">
        <w:trPr>
          <w:trHeight w:val="2400"/>
        </w:trPr>
        <w:tc>
          <w:tcPr>
            <w:tcW w:w="1620" w:type="dxa"/>
            <w:tcBorders>
              <w:top w:val="single" w:sz="4" w:space="0" w:color="auto"/>
              <w:left w:val="single" w:sz="4" w:space="0" w:color="auto"/>
              <w:bottom w:val="single" w:sz="4" w:space="0" w:color="auto"/>
              <w:right w:val="single" w:sz="4" w:space="0" w:color="auto"/>
            </w:tcBorders>
            <w:shd w:val="clear" w:color="000000" w:fill="BFBFBF"/>
            <w:textDirection w:val="btLr"/>
            <w:vAlign w:val="center"/>
            <w:hideMark/>
          </w:tcPr>
          <w:p w14:paraId="5C9F202E" w14:textId="77777777" w:rsidR="003E70BB" w:rsidRPr="003E70BB" w:rsidRDefault="003E70BB" w:rsidP="003E70BB">
            <w:pPr>
              <w:spacing w:after="0" w:line="240" w:lineRule="auto"/>
              <w:jc w:val="center"/>
              <w:rPr>
                <w:rFonts w:ascii="Avenir LT Std 45 Book" w:eastAsia="Times New Roman" w:hAnsi="Avenir LT Std 45 Book"/>
                <w:b/>
                <w:bCs/>
                <w:color w:val="000000"/>
                <w:sz w:val="20"/>
                <w:szCs w:val="20"/>
                <w:lang w:val="pt-BR" w:eastAsia="pt-BR"/>
              </w:rPr>
            </w:pPr>
            <w:r w:rsidRPr="003E70BB">
              <w:rPr>
                <w:rFonts w:ascii="Avenir LT Std 45 Book" w:eastAsia="Times New Roman" w:hAnsi="Avenir LT Std 45 Book"/>
                <w:b/>
                <w:bCs/>
                <w:color w:val="000000"/>
                <w:sz w:val="20"/>
                <w:szCs w:val="20"/>
                <w:lang w:eastAsia="pt-BR"/>
              </w:rPr>
              <w:t>Social Engagement</w:t>
            </w:r>
          </w:p>
        </w:tc>
        <w:tc>
          <w:tcPr>
            <w:tcW w:w="12409" w:type="dxa"/>
            <w:tcBorders>
              <w:top w:val="single" w:sz="4" w:space="0" w:color="auto"/>
              <w:left w:val="nil"/>
              <w:bottom w:val="single" w:sz="4" w:space="0" w:color="auto"/>
              <w:right w:val="single" w:sz="4" w:space="0" w:color="auto"/>
            </w:tcBorders>
            <w:shd w:val="clear" w:color="auto" w:fill="auto"/>
            <w:vAlign w:val="center"/>
            <w:hideMark/>
          </w:tcPr>
          <w:p w14:paraId="347BB1F8" w14:textId="696A6908" w:rsidR="00D03EA2" w:rsidRDefault="003E70BB" w:rsidP="003E70BB">
            <w:pPr>
              <w:spacing w:after="0" w:line="240" w:lineRule="auto"/>
              <w:jc w:val="both"/>
              <w:rPr>
                <w:rFonts w:ascii="Avenir LT Std 45 Book" w:eastAsia="Times New Roman" w:hAnsi="Avenir LT Std 45 Book"/>
                <w:color w:val="000000"/>
                <w:sz w:val="20"/>
                <w:szCs w:val="20"/>
                <w:lang w:eastAsia="pt-BR"/>
              </w:rPr>
            </w:pPr>
            <w:r w:rsidRPr="003E70BB">
              <w:rPr>
                <w:rFonts w:ascii="Avenir LT Std 45 Book" w:eastAsia="Times New Roman" w:hAnsi="Avenir LT Std 45 Book"/>
                <w:color w:val="000000"/>
                <w:sz w:val="20"/>
                <w:szCs w:val="20"/>
                <w:lang w:eastAsia="pt-BR"/>
              </w:rPr>
              <w:t xml:space="preserve">One of </w:t>
            </w:r>
            <w:ins w:id="18" w:author="Lorena de Carvalho Lourenço" w:date="2023-10-31T15:59:00Z">
              <w:r w:rsidR="00DC0E5C">
                <w:rPr>
                  <w:rFonts w:ascii="Avenir LT Std 45 Book" w:eastAsia="Times New Roman" w:hAnsi="Avenir LT Std 45 Book"/>
                  <w:color w:val="000000"/>
                  <w:sz w:val="20"/>
                  <w:szCs w:val="20"/>
                  <w:lang w:eastAsia="pt-BR"/>
                </w:rPr>
                <w:t xml:space="preserve">the </w:t>
              </w:r>
            </w:ins>
            <w:r w:rsidRPr="003E70BB">
              <w:rPr>
                <w:rFonts w:ascii="Avenir LT Std 45 Book" w:eastAsia="Times New Roman" w:hAnsi="Avenir LT Std 45 Book"/>
                <w:color w:val="000000"/>
                <w:sz w:val="20"/>
                <w:szCs w:val="20"/>
                <w:lang w:eastAsia="pt-BR"/>
              </w:rPr>
              <w:t xml:space="preserve">main goals </w:t>
            </w:r>
            <w:r w:rsidR="00AE534F">
              <w:rPr>
                <w:rFonts w:ascii="Avenir LT Std 45 Book" w:eastAsia="Times New Roman" w:hAnsi="Avenir LT Std 45 Book"/>
                <w:color w:val="000000"/>
                <w:sz w:val="20"/>
                <w:szCs w:val="20"/>
                <w:lang w:eastAsia="pt-BR"/>
              </w:rPr>
              <w:t>of</w:t>
            </w:r>
            <w:r w:rsidRPr="003E70BB">
              <w:rPr>
                <w:rFonts w:ascii="Avenir LT Std 45 Book" w:eastAsia="Times New Roman" w:hAnsi="Avenir LT Std 45 Book"/>
                <w:color w:val="000000"/>
                <w:sz w:val="20"/>
                <w:szCs w:val="20"/>
                <w:lang w:eastAsia="pt-BR"/>
              </w:rPr>
              <w:t xml:space="preserve"> jaguar conservation projects must be</w:t>
            </w:r>
            <w:r w:rsidR="00901114">
              <w:rPr>
                <w:rFonts w:ascii="Avenir LT Std 45 Book" w:eastAsia="Times New Roman" w:hAnsi="Avenir LT Std 45 Book"/>
                <w:color w:val="000000"/>
                <w:sz w:val="20"/>
                <w:szCs w:val="20"/>
                <w:lang w:eastAsia="pt-BR"/>
              </w:rPr>
              <w:t xml:space="preserve"> to</w:t>
            </w:r>
            <w:r w:rsidRPr="003E70BB">
              <w:rPr>
                <w:rFonts w:ascii="Avenir LT Std 45 Book" w:eastAsia="Times New Roman" w:hAnsi="Avenir LT Std 45 Book"/>
                <w:color w:val="000000"/>
                <w:sz w:val="20"/>
                <w:szCs w:val="20"/>
                <w:lang w:eastAsia="pt-BR"/>
              </w:rPr>
              <w:t xml:space="preserve"> influence development</w:t>
            </w:r>
            <w:r w:rsidR="00BC1400">
              <w:rPr>
                <w:rFonts w:ascii="Avenir LT Std 45 Book" w:eastAsia="Times New Roman" w:hAnsi="Avenir LT Std 45 Book"/>
                <w:color w:val="000000"/>
                <w:sz w:val="20"/>
                <w:szCs w:val="20"/>
                <w:lang w:eastAsia="pt-BR"/>
              </w:rPr>
              <w:t>/infrastructure</w:t>
            </w:r>
            <w:r w:rsidRPr="003E70BB">
              <w:rPr>
                <w:rFonts w:ascii="Avenir LT Std 45 Book" w:eastAsia="Times New Roman" w:hAnsi="Avenir LT Std 45 Book"/>
                <w:color w:val="000000"/>
                <w:sz w:val="20"/>
                <w:szCs w:val="20"/>
                <w:lang w:eastAsia="pt-BR"/>
              </w:rPr>
              <w:t xml:space="preserve"> projects (mining, agroindustry, cattle ranching, logging) and their financiers to adopt social and environmental safeguards that include jaguar conservation requirements. </w:t>
            </w:r>
          </w:p>
          <w:p w14:paraId="7B70F6D5" w14:textId="77777777" w:rsidR="00D03EA2" w:rsidRDefault="00D03EA2" w:rsidP="003E70BB">
            <w:pPr>
              <w:spacing w:after="0" w:line="240" w:lineRule="auto"/>
              <w:jc w:val="both"/>
              <w:rPr>
                <w:rFonts w:ascii="Avenir LT Std 45 Book" w:eastAsia="Times New Roman" w:hAnsi="Avenir LT Std 45 Book"/>
                <w:color w:val="000000"/>
                <w:sz w:val="20"/>
                <w:szCs w:val="20"/>
                <w:lang w:eastAsia="pt-BR"/>
              </w:rPr>
            </w:pPr>
          </w:p>
          <w:p w14:paraId="5FA26A2A" w14:textId="236D34C8" w:rsidR="00AE534F" w:rsidRPr="003E70BB" w:rsidRDefault="003E70BB" w:rsidP="003E70BB">
            <w:pPr>
              <w:spacing w:after="0" w:line="240" w:lineRule="auto"/>
              <w:jc w:val="both"/>
              <w:rPr>
                <w:rFonts w:ascii="Avenir LT Std 45 Book" w:eastAsia="Times New Roman" w:hAnsi="Avenir LT Std 45 Book"/>
                <w:color w:val="000000"/>
                <w:sz w:val="20"/>
                <w:szCs w:val="20"/>
                <w:lang w:eastAsia="pt-BR"/>
              </w:rPr>
            </w:pPr>
            <w:r w:rsidRPr="003E70BB">
              <w:rPr>
                <w:rFonts w:ascii="Avenir LT Std 45 Book" w:eastAsia="Times New Roman" w:hAnsi="Avenir LT Std 45 Book"/>
                <w:color w:val="000000"/>
                <w:sz w:val="20"/>
                <w:szCs w:val="20"/>
                <w:lang w:eastAsia="pt-BR"/>
              </w:rPr>
              <w:t>Therefore, developing social engagement activities is essential to raise awareness amongst diverse audiences and ensure the conservation of the species.</w:t>
            </w:r>
            <w:r w:rsidR="00D03EA2">
              <w:rPr>
                <w:rFonts w:ascii="Avenir LT Std 45 Book" w:eastAsia="Times New Roman" w:hAnsi="Avenir LT Std 45 Book"/>
                <w:color w:val="000000"/>
                <w:sz w:val="20"/>
                <w:szCs w:val="20"/>
                <w:lang w:eastAsia="pt-BR"/>
              </w:rPr>
              <w:t xml:space="preserve"> For example, i</w:t>
            </w:r>
            <w:r w:rsidR="00AE534F" w:rsidRPr="003E70BB">
              <w:rPr>
                <w:rFonts w:ascii="Avenir LT Std 45 Book" w:eastAsia="Times New Roman" w:hAnsi="Avenir LT Std 45 Book"/>
                <w:color w:val="000000"/>
                <w:sz w:val="20"/>
                <w:szCs w:val="20"/>
                <w:lang w:eastAsia="pt-BR"/>
              </w:rPr>
              <w:t>mplementing awareness campaigns for drivers who travel in the surroundings of the project area can reduce the loss of biodiversity and the negative impact on wild animal populations, caused by road kills on the highways of the country.</w:t>
            </w:r>
          </w:p>
        </w:tc>
      </w:tr>
      <w:tr w:rsidR="003E70BB" w:rsidRPr="003E70BB" w14:paraId="5B70A101" w14:textId="77777777" w:rsidTr="00E04E77">
        <w:trPr>
          <w:trHeight w:val="3588"/>
        </w:trPr>
        <w:tc>
          <w:tcPr>
            <w:tcW w:w="1620" w:type="dxa"/>
            <w:tcBorders>
              <w:top w:val="single" w:sz="4" w:space="0" w:color="auto"/>
              <w:left w:val="single" w:sz="4" w:space="0" w:color="auto"/>
              <w:bottom w:val="single" w:sz="4" w:space="0" w:color="auto"/>
              <w:right w:val="single" w:sz="4" w:space="0" w:color="auto"/>
            </w:tcBorders>
            <w:shd w:val="clear" w:color="000000" w:fill="BFBFBF"/>
            <w:textDirection w:val="btLr"/>
            <w:vAlign w:val="center"/>
            <w:hideMark/>
          </w:tcPr>
          <w:p w14:paraId="5CF3FFA2" w14:textId="5FB00C68" w:rsidR="003E70BB" w:rsidRPr="003E70BB" w:rsidRDefault="003E70BB" w:rsidP="003E70BB">
            <w:pPr>
              <w:spacing w:after="0" w:line="240" w:lineRule="auto"/>
              <w:jc w:val="center"/>
              <w:rPr>
                <w:rFonts w:ascii="Avenir LT Std 45 Book" w:eastAsia="Times New Roman" w:hAnsi="Avenir LT Std 45 Book"/>
                <w:b/>
                <w:bCs/>
                <w:color w:val="000000"/>
                <w:sz w:val="20"/>
                <w:szCs w:val="20"/>
                <w:lang w:val="pt-BR" w:eastAsia="pt-BR"/>
              </w:rPr>
            </w:pPr>
            <w:r w:rsidRPr="003E70BB">
              <w:rPr>
                <w:rFonts w:ascii="Avenir LT Std 45 Book" w:eastAsia="Times New Roman" w:hAnsi="Avenir LT Std 45 Book"/>
                <w:b/>
                <w:bCs/>
                <w:color w:val="000000"/>
                <w:sz w:val="20"/>
                <w:szCs w:val="20"/>
                <w:lang w:eastAsia="pt-BR"/>
              </w:rPr>
              <w:lastRenderedPageBreak/>
              <w:t>Financial S</w:t>
            </w:r>
            <w:r w:rsidR="00D835AD">
              <w:rPr>
                <w:rFonts w:ascii="Avenir LT Std 45 Book" w:eastAsia="Times New Roman" w:hAnsi="Avenir LT Std 45 Book"/>
                <w:b/>
                <w:bCs/>
                <w:color w:val="000000"/>
                <w:sz w:val="20"/>
                <w:szCs w:val="20"/>
                <w:lang w:eastAsia="pt-BR"/>
              </w:rPr>
              <w:t>trategy</w:t>
            </w:r>
          </w:p>
        </w:tc>
        <w:tc>
          <w:tcPr>
            <w:tcW w:w="12409" w:type="dxa"/>
            <w:tcBorders>
              <w:top w:val="single" w:sz="4" w:space="0" w:color="auto"/>
              <w:left w:val="nil"/>
              <w:bottom w:val="single" w:sz="4" w:space="0" w:color="auto"/>
              <w:right w:val="single" w:sz="4" w:space="0" w:color="auto"/>
            </w:tcBorders>
            <w:shd w:val="clear" w:color="auto" w:fill="auto"/>
            <w:vAlign w:val="center"/>
            <w:hideMark/>
          </w:tcPr>
          <w:p w14:paraId="22DEB62F" w14:textId="17EC592A" w:rsidR="003E70BB" w:rsidRDefault="003E70BB" w:rsidP="003E70BB">
            <w:pPr>
              <w:spacing w:after="0" w:line="240" w:lineRule="auto"/>
              <w:jc w:val="both"/>
              <w:rPr>
                <w:rFonts w:ascii="Avenir LT Std 45 Book" w:eastAsia="Times New Roman" w:hAnsi="Avenir LT Std 45 Book"/>
                <w:color w:val="000000"/>
                <w:sz w:val="20"/>
                <w:szCs w:val="20"/>
                <w:lang w:eastAsia="pt-BR"/>
              </w:rPr>
            </w:pPr>
            <w:r w:rsidRPr="003E70BB">
              <w:rPr>
                <w:rFonts w:ascii="Avenir LT Std 45 Book" w:eastAsia="Times New Roman" w:hAnsi="Avenir LT Std 45 Book"/>
                <w:color w:val="000000"/>
                <w:sz w:val="20"/>
                <w:szCs w:val="20"/>
                <w:lang w:eastAsia="pt-BR"/>
              </w:rPr>
              <w:t xml:space="preserve">A successful conservation project needs to focus on the adequate management of an area, based on practices that guarantee the occurrence of key species. It must also focus on promoting sustainable economic development and reducing conflicts and overlaps of land </w:t>
            </w:r>
            <w:del w:id="19" w:author="Laura Rydlewski" w:date="2023-11-08T10:43:00Z">
              <w:r w:rsidRPr="003E70BB" w:rsidDel="00DA1181">
                <w:rPr>
                  <w:rFonts w:ascii="Avenir LT Std 45 Book" w:eastAsia="Times New Roman" w:hAnsi="Avenir LT Std 45 Book"/>
                  <w:color w:val="000000"/>
                  <w:sz w:val="20"/>
                  <w:szCs w:val="20"/>
                  <w:lang w:eastAsia="pt-BR"/>
                </w:rPr>
                <w:delText>use</w:delText>
              </w:r>
            </w:del>
            <w:ins w:id="20" w:author="Laura Rydlewski" w:date="2023-11-08T10:43:00Z">
              <w:r w:rsidR="00DA1181">
                <w:rPr>
                  <w:rFonts w:ascii="Avenir LT Std 45 Book" w:eastAsia="Times New Roman" w:hAnsi="Avenir LT Std 45 Book"/>
                  <w:color w:val="000000"/>
                  <w:sz w:val="20"/>
                  <w:szCs w:val="20"/>
                  <w:lang w:eastAsia="pt-BR"/>
                </w:rPr>
                <w:t xml:space="preserve"> tenure </w:t>
              </w:r>
            </w:ins>
            <w:ins w:id="21" w:author="Laura Rydlewski" w:date="2023-11-08T10:33:00Z">
              <w:r w:rsidR="003E371D">
                <w:rPr>
                  <w:rFonts w:ascii="Avenir LT Std 45 Book" w:eastAsia="Times New Roman" w:hAnsi="Avenir LT Std 45 Book"/>
                  <w:color w:val="000000"/>
                  <w:sz w:val="20"/>
                  <w:szCs w:val="20"/>
                  <w:lang w:eastAsia="pt-BR"/>
                </w:rPr>
                <w:t>rights</w:t>
              </w:r>
              <w:r w:rsidR="00453790">
                <w:rPr>
                  <w:rFonts w:ascii="Avenir LT Std 45 Book" w:eastAsia="Times New Roman" w:hAnsi="Avenir LT Std 45 Book"/>
                  <w:color w:val="000000"/>
                  <w:sz w:val="20"/>
                  <w:szCs w:val="20"/>
                  <w:lang w:eastAsia="pt-BR"/>
                </w:rPr>
                <w:t xml:space="preserve"> or </w:t>
              </w:r>
              <w:r w:rsidR="003E371D">
                <w:rPr>
                  <w:rFonts w:ascii="Avenir LT Std 45 Book" w:eastAsia="Times New Roman" w:hAnsi="Avenir LT Std 45 Book"/>
                  <w:color w:val="000000"/>
                  <w:sz w:val="20"/>
                  <w:szCs w:val="20"/>
                  <w:lang w:eastAsia="pt-BR"/>
                </w:rPr>
                <w:t>ownership</w:t>
              </w:r>
            </w:ins>
            <w:r w:rsidRPr="003E70BB">
              <w:rPr>
                <w:rFonts w:ascii="Avenir LT Std 45 Book" w:eastAsia="Times New Roman" w:hAnsi="Avenir LT Std 45 Book"/>
                <w:color w:val="000000"/>
                <w:sz w:val="20"/>
                <w:szCs w:val="20"/>
                <w:lang w:eastAsia="pt-BR"/>
              </w:rPr>
              <w:t>. Wildlife tourism is a valid tool for species conservation. Big cats represent some of the most charismatic species appealing to a wide audience and are therefore of great value to wildlife tourism activities. Consequently, traditional communities involved with ecotourism are typically more tolerant of large cats and develop a healthy relationship that allows coexistence.</w:t>
            </w:r>
          </w:p>
          <w:p w14:paraId="6A13DFB1" w14:textId="77777777" w:rsidR="003E70BB" w:rsidRDefault="003E70BB" w:rsidP="003E70BB">
            <w:pPr>
              <w:spacing w:after="0" w:line="240" w:lineRule="auto"/>
              <w:jc w:val="both"/>
              <w:rPr>
                <w:rFonts w:ascii="Avenir LT Std 45 Book" w:eastAsia="Times New Roman" w:hAnsi="Avenir LT Std 45 Book"/>
                <w:color w:val="000000"/>
                <w:sz w:val="20"/>
                <w:szCs w:val="20"/>
                <w:lang w:eastAsia="pt-BR"/>
              </w:rPr>
            </w:pPr>
          </w:p>
          <w:p w14:paraId="17A2CBC9" w14:textId="7771F6BE" w:rsidR="003E70BB" w:rsidRPr="003E70BB" w:rsidRDefault="003E70BB" w:rsidP="003E70BB">
            <w:pPr>
              <w:spacing w:after="0" w:line="240" w:lineRule="auto"/>
              <w:jc w:val="both"/>
              <w:rPr>
                <w:rFonts w:ascii="Avenir LT Std 45 Book" w:eastAsia="Times New Roman" w:hAnsi="Avenir LT Std 45 Book"/>
                <w:color w:val="000000"/>
                <w:sz w:val="20"/>
                <w:szCs w:val="20"/>
                <w:lang w:eastAsia="pt-BR"/>
              </w:rPr>
            </w:pPr>
            <w:r w:rsidRPr="003E70BB">
              <w:rPr>
                <w:rFonts w:ascii="Avenir LT Std 45 Book" w:eastAsia="Times New Roman" w:hAnsi="Avenir LT Std 45 Book"/>
                <w:color w:val="000000"/>
                <w:sz w:val="20"/>
                <w:szCs w:val="20"/>
                <w:lang w:eastAsia="pt-BR"/>
              </w:rPr>
              <w:t xml:space="preserve">Conservation outcomes effectively depend on several factors, including local community participation and appropriate local financial trickle-down. Financial and political barriers must be reduced with the implementation of the project and with the inclusion of the community, generating jobs and economic alternatives to improve the quality of life in the area. </w:t>
            </w:r>
          </w:p>
        </w:tc>
      </w:tr>
    </w:tbl>
    <w:p w14:paraId="0AA1E93A" w14:textId="2AA59803" w:rsidR="00110B6D" w:rsidRDefault="00110B6D" w:rsidP="000564B9">
      <w:pPr>
        <w:jc w:val="both"/>
        <w:rPr>
          <w:rFonts w:ascii="Avenir Book" w:eastAsia="Arial" w:hAnsi="Avenir Book" w:cstheme="majorHAnsi"/>
          <w:color w:val="000000" w:themeColor="text1"/>
        </w:rPr>
      </w:pPr>
    </w:p>
    <w:p w14:paraId="08CAFDB2" w14:textId="4FFCB4B7" w:rsidR="002F3F3D" w:rsidRPr="00E43B35" w:rsidRDefault="00E96928" w:rsidP="002F3F3D">
      <w:pPr>
        <w:pStyle w:val="Ttulo1"/>
        <w:numPr>
          <w:ilvl w:val="0"/>
          <w:numId w:val="39"/>
        </w:numPr>
        <w:rPr>
          <w:rFonts w:ascii="Caudex" w:eastAsia="Arial" w:hAnsi="Caudex" w:cstheme="majorBidi"/>
          <w:color w:val="000000" w:themeColor="text1"/>
          <w:sz w:val="24"/>
          <w:szCs w:val="24"/>
        </w:rPr>
      </w:pPr>
      <w:proofErr w:type="spellStart"/>
      <w:r>
        <w:rPr>
          <w:rFonts w:ascii="Caudex" w:hAnsi="Caudex"/>
          <w:sz w:val="28"/>
          <w:szCs w:val="28"/>
        </w:rPr>
        <w:t>U</w:t>
      </w:r>
      <w:r w:rsidR="00601A6C" w:rsidRPr="002F3F3D">
        <w:rPr>
          <w:rFonts w:ascii="Caudex" w:hAnsi="Caudex"/>
          <w:sz w:val="28"/>
          <w:szCs w:val="28"/>
        </w:rPr>
        <w:t>S</w:t>
      </w:r>
      <w:r w:rsidR="004C514C">
        <w:rPr>
          <w:rFonts w:ascii="Caudex" w:hAnsi="Caudex"/>
          <w:sz w:val="28"/>
          <w:szCs w:val="28"/>
        </w:rPr>
        <w:t>p</w:t>
      </w:r>
      <w:proofErr w:type="spellEnd"/>
      <w:r w:rsidR="00AE572B">
        <w:rPr>
          <w:rFonts w:ascii="Caudex" w:eastAsia="Arial" w:hAnsi="Caudex" w:cstheme="majorBidi"/>
          <w:color w:val="000000" w:themeColor="text1"/>
          <w:sz w:val="24"/>
          <w:szCs w:val="24"/>
        </w:rPr>
        <w:t xml:space="preserve"> </w:t>
      </w:r>
      <w:r w:rsidR="00107218">
        <w:rPr>
          <w:rFonts w:ascii="Caudex" w:eastAsia="Arial" w:hAnsi="Caudex" w:cstheme="majorBidi"/>
          <w:color w:val="000000" w:themeColor="text1"/>
          <w:sz w:val="24"/>
          <w:szCs w:val="24"/>
        </w:rPr>
        <w:t>S</w:t>
      </w:r>
      <w:r w:rsidR="00AE572B">
        <w:rPr>
          <w:rFonts w:ascii="Caudex" w:eastAsia="Arial" w:hAnsi="Caudex" w:cstheme="majorBidi"/>
          <w:color w:val="000000" w:themeColor="text1"/>
          <w:sz w:val="24"/>
          <w:szCs w:val="24"/>
        </w:rPr>
        <w:t xml:space="preserve">trategies </w:t>
      </w:r>
      <w:r w:rsidR="00107218">
        <w:rPr>
          <w:rFonts w:ascii="Caudex" w:eastAsia="Arial" w:hAnsi="Caudex" w:cstheme="majorBidi"/>
          <w:color w:val="000000" w:themeColor="text1"/>
          <w:sz w:val="24"/>
          <w:szCs w:val="24"/>
        </w:rPr>
        <w:t>G</w:t>
      </w:r>
      <w:r w:rsidR="00AE572B">
        <w:rPr>
          <w:rFonts w:ascii="Caudex" w:eastAsia="Arial" w:hAnsi="Caudex" w:cstheme="majorBidi"/>
          <w:color w:val="000000" w:themeColor="text1"/>
          <w:sz w:val="24"/>
          <w:szCs w:val="24"/>
        </w:rPr>
        <w:t>uideline</w:t>
      </w:r>
    </w:p>
    <w:p w14:paraId="22E5505D" w14:textId="1B4EB47B" w:rsidR="00CE0EA9" w:rsidRDefault="009E6AF7" w:rsidP="00D01D6D">
      <w:pPr>
        <w:jc w:val="both"/>
        <w:rPr>
          <w:rFonts w:ascii="Avenir LT Std 45 Book" w:eastAsia="Arial" w:hAnsi="Avenir LT Std 45 Book" w:cstheme="majorHAnsi"/>
          <w:color w:val="000000" w:themeColor="text1"/>
          <w:sz w:val="24"/>
          <w:szCs w:val="24"/>
        </w:rPr>
      </w:pPr>
      <w:r w:rsidRPr="007A7740">
        <w:rPr>
          <w:rFonts w:ascii="Avenir LT Std 45 Book" w:eastAsia="Arial" w:hAnsi="Avenir LT Std 45 Book" w:cstheme="majorHAnsi"/>
          <w:color w:val="000000" w:themeColor="text1"/>
          <w:sz w:val="24"/>
          <w:szCs w:val="24"/>
        </w:rPr>
        <w:t xml:space="preserve">The </w:t>
      </w:r>
      <w:r w:rsidR="003D48DF">
        <w:rPr>
          <w:rFonts w:ascii="Avenir LT Std 45 Book" w:eastAsia="Arial" w:hAnsi="Avenir LT Std 45 Book" w:cstheme="majorHAnsi"/>
          <w:color w:val="000000" w:themeColor="text1"/>
          <w:sz w:val="24"/>
          <w:szCs w:val="24"/>
        </w:rPr>
        <w:t xml:space="preserve">three </w:t>
      </w:r>
      <w:r w:rsidRPr="007A7740">
        <w:rPr>
          <w:rFonts w:ascii="Avenir LT Std 45 Book" w:eastAsia="Arial" w:hAnsi="Avenir LT Std 45 Book" w:cstheme="majorHAnsi"/>
          <w:color w:val="000000" w:themeColor="text1"/>
          <w:sz w:val="24"/>
          <w:szCs w:val="24"/>
        </w:rPr>
        <w:t>indicators presented above are described in the table</w:t>
      </w:r>
      <w:r w:rsidR="007A7740" w:rsidRPr="007A7740">
        <w:rPr>
          <w:rFonts w:ascii="Avenir LT Std 45 Book" w:eastAsia="Arial" w:hAnsi="Avenir LT Std 45 Book" w:cstheme="majorHAnsi"/>
          <w:color w:val="000000" w:themeColor="text1"/>
          <w:sz w:val="24"/>
          <w:szCs w:val="24"/>
        </w:rPr>
        <w:t xml:space="preserve"> below</w:t>
      </w:r>
      <w:r w:rsidRPr="007A7740">
        <w:rPr>
          <w:rFonts w:ascii="Avenir LT Std 45 Book" w:eastAsia="Arial" w:hAnsi="Avenir LT Std 45 Book" w:cstheme="majorHAnsi"/>
          <w:color w:val="000000" w:themeColor="text1"/>
          <w:sz w:val="24"/>
          <w:szCs w:val="24"/>
        </w:rPr>
        <w:t xml:space="preserve">, which contains the </w:t>
      </w:r>
      <w:r w:rsidR="002848E5" w:rsidRPr="007A7740">
        <w:rPr>
          <w:rFonts w:ascii="Avenir LT Std 45 Book" w:eastAsia="Arial" w:hAnsi="Avenir LT Std 45 Book" w:cstheme="majorHAnsi"/>
          <w:color w:val="000000" w:themeColor="text1"/>
          <w:sz w:val="24"/>
          <w:szCs w:val="24"/>
        </w:rPr>
        <w:t>criteri</w:t>
      </w:r>
      <w:ins w:id="22" w:author="Lorena de Carvalho Lourenço" w:date="2023-10-31T10:54:00Z">
        <w:r w:rsidR="005277A6">
          <w:rPr>
            <w:rFonts w:ascii="Avenir LT Std 45 Book" w:eastAsia="Arial" w:hAnsi="Avenir LT Std 45 Book" w:cstheme="majorHAnsi"/>
            <w:color w:val="000000" w:themeColor="text1"/>
            <w:sz w:val="24"/>
            <w:szCs w:val="24"/>
          </w:rPr>
          <w:t>a</w:t>
        </w:r>
      </w:ins>
      <w:del w:id="23" w:author="Lorena de Carvalho Lourenço" w:date="2023-10-31T10:54:00Z">
        <w:r w:rsidR="002848E5" w:rsidRPr="007A7740" w:rsidDel="005277A6">
          <w:rPr>
            <w:rFonts w:ascii="Avenir LT Std 45 Book" w:eastAsia="Arial" w:hAnsi="Avenir LT Std 45 Book" w:cstheme="majorHAnsi"/>
            <w:color w:val="000000" w:themeColor="text1"/>
            <w:sz w:val="24"/>
            <w:szCs w:val="24"/>
          </w:rPr>
          <w:delText>on</w:delText>
        </w:r>
      </w:del>
      <w:r w:rsidR="002848E5" w:rsidRPr="007A7740">
        <w:rPr>
          <w:rFonts w:ascii="Avenir LT Std 45 Book" w:eastAsia="Arial" w:hAnsi="Avenir LT Std 45 Book" w:cstheme="majorHAnsi"/>
          <w:color w:val="000000" w:themeColor="text1"/>
          <w:sz w:val="24"/>
          <w:szCs w:val="24"/>
        </w:rPr>
        <w:t xml:space="preserve"> and </w:t>
      </w:r>
      <w:r w:rsidRPr="007A7740">
        <w:rPr>
          <w:rFonts w:ascii="Avenir LT Std 45 Book" w:eastAsia="Arial" w:hAnsi="Avenir LT Std 45 Book" w:cstheme="majorHAnsi"/>
          <w:color w:val="000000" w:themeColor="text1"/>
          <w:sz w:val="24"/>
          <w:szCs w:val="24"/>
        </w:rPr>
        <w:t xml:space="preserve">metrics for each indicator, the activities to achieve </w:t>
      </w:r>
      <w:r w:rsidR="002848E5" w:rsidRPr="007A7740">
        <w:rPr>
          <w:rFonts w:ascii="Avenir LT Std 45 Book" w:eastAsia="Arial" w:hAnsi="Avenir LT Std 45 Book" w:cstheme="majorHAnsi"/>
          <w:color w:val="000000" w:themeColor="text1"/>
          <w:sz w:val="24"/>
          <w:szCs w:val="24"/>
        </w:rPr>
        <w:t>the expected status</w:t>
      </w:r>
      <w:r w:rsidRPr="007A7740">
        <w:rPr>
          <w:rFonts w:ascii="Avenir LT Std 45 Book" w:eastAsia="Arial" w:hAnsi="Avenir LT Std 45 Book" w:cstheme="majorHAnsi"/>
          <w:color w:val="000000" w:themeColor="text1"/>
          <w:sz w:val="24"/>
          <w:szCs w:val="24"/>
        </w:rPr>
        <w:t xml:space="preserve">, </w:t>
      </w:r>
      <w:ins w:id="24" w:author="Lorena de Carvalho Lourenço" w:date="2023-10-31T10:54:00Z">
        <w:r w:rsidR="00610351">
          <w:rPr>
            <w:rFonts w:ascii="Avenir LT Std 45 Book" w:eastAsia="Arial" w:hAnsi="Avenir LT Std 45 Book" w:cstheme="majorHAnsi"/>
            <w:color w:val="000000" w:themeColor="text1"/>
            <w:sz w:val="24"/>
            <w:szCs w:val="24"/>
          </w:rPr>
          <w:t>a</w:t>
        </w:r>
        <w:r w:rsidR="00610351" w:rsidRPr="00610351">
          <w:rPr>
            <w:rFonts w:ascii="Avenir LT Std 45 Book" w:eastAsia="Arial" w:hAnsi="Avenir LT Std 45 Book" w:cstheme="majorHAnsi"/>
            <w:color w:val="000000" w:themeColor="text1"/>
            <w:sz w:val="24"/>
            <w:szCs w:val="24"/>
          </w:rPr>
          <w:t>nd the documents/materials that provide evidence of the activities and support decisions for scoring</w:t>
        </w:r>
      </w:ins>
      <w:del w:id="25" w:author="Lorena de Carvalho Lourenço" w:date="2023-10-31T10:54:00Z">
        <w:r w:rsidRPr="007A7740" w:rsidDel="00610351">
          <w:rPr>
            <w:rFonts w:ascii="Avenir LT Std 45 Book" w:eastAsia="Arial" w:hAnsi="Avenir LT Std 45 Book" w:cstheme="majorHAnsi"/>
            <w:color w:val="000000" w:themeColor="text1"/>
            <w:sz w:val="24"/>
            <w:szCs w:val="24"/>
          </w:rPr>
          <w:delText>and</w:delText>
        </w:r>
      </w:del>
      <w:del w:id="26" w:author="Lorena de Carvalho Lourenço" w:date="2023-10-31T10:55:00Z">
        <w:r w:rsidRPr="007A7740" w:rsidDel="002E604A">
          <w:rPr>
            <w:rFonts w:ascii="Avenir LT Std 45 Book" w:eastAsia="Arial" w:hAnsi="Avenir LT Std 45 Book" w:cstheme="majorHAnsi"/>
            <w:color w:val="000000" w:themeColor="text1"/>
            <w:sz w:val="24"/>
            <w:szCs w:val="24"/>
          </w:rPr>
          <w:delText xml:space="preserve"> </w:delText>
        </w:r>
        <w:r w:rsidR="00067C2C" w:rsidRPr="007A7740" w:rsidDel="002E604A">
          <w:rPr>
            <w:rFonts w:ascii="Avenir LT Std 45 Book" w:eastAsia="Arial" w:hAnsi="Avenir LT Std 45 Book" w:cstheme="majorHAnsi"/>
            <w:color w:val="000000" w:themeColor="text1"/>
            <w:sz w:val="24"/>
            <w:szCs w:val="24"/>
          </w:rPr>
          <w:delText>the</w:delText>
        </w:r>
        <w:r w:rsidRPr="007A7740" w:rsidDel="002E604A">
          <w:rPr>
            <w:rFonts w:ascii="Avenir LT Std 45 Book" w:eastAsia="Arial" w:hAnsi="Avenir LT Std 45 Book" w:cstheme="majorHAnsi"/>
            <w:color w:val="000000" w:themeColor="text1"/>
            <w:sz w:val="24"/>
            <w:szCs w:val="24"/>
          </w:rPr>
          <w:delText xml:space="preserve"> documents/material </w:delText>
        </w:r>
        <w:r w:rsidR="00067C2C" w:rsidRPr="007A7740" w:rsidDel="002E604A">
          <w:rPr>
            <w:rFonts w:ascii="Avenir LT Std 45 Book" w:eastAsia="Arial" w:hAnsi="Avenir LT Std 45 Book" w:cstheme="majorHAnsi"/>
            <w:color w:val="000000" w:themeColor="text1"/>
            <w:sz w:val="24"/>
            <w:szCs w:val="24"/>
          </w:rPr>
          <w:delText xml:space="preserve">that </w:delText>
        </w:r>
        <w:r w:rsidRPr="007A7740" w:rsidDel="002E604A">
          <w:rPr>
            <w:rFonts w:ascii="Avenir LT Std 45 Book" w:eastAsia="Arial" w:hAnsi="Avenir LT Std 45 Book" w:cstheme="majorHAnsi"/>
            <w:color w:val="000000" w:themeColor="text1"/>
            <w:sz w:val="24"/>
            <w:szCs w:val="24"/>
          </w:rPr>
          <w:delText>prove the activity and scor</w:delText>
        </w:r>
        <w:r w:rsidR="000C492D" w:rsidDel="002E604A">
          <w:rPr>
            <w:rFonts w:ascii="Avenir LT Std 45 Book" w:eastAsia="Arial" w:hAnsi="Avenir LT Std 45 Book" w:cstheme="majorHAnsi"/>
            <w:color w:val="000000" w:themeColor="text1"/>
            <w:sz w:val="24"/>
            <w:szCs w:val="24"/>
          </w:rPr>
          <w:delText>ing</w:delText>
        </w:r>
      </w:del>
      <w:r w:rsidRPr="007A7740">
        <w:rPr>
          <w:rFonts w:ascii="Avenir LT Std 45 Book" w:eastAsia="Arial" w:hAnsi="Avenir LT Std 45 Book" w:cstheme="majorHAnsi"/>
          <w:color w:val="000000" w:themeColor="text1"/>
          <w:sz w:val="24"/>
          <w:szCs w:val="24"/>
        </w:rPr>
        <w:t>.</w:t>
      </w:r>
      <w:r w:rsidR="00116C31">
        <w:rPr>
          <w:rFonts w:ascii="Avenir LT Std 45 Book" w:eastAsia="Arial" w:hAnsi="Avenir LT Std 45 Book" w:cstheme="majorHAnsi"/>
          <w:color w:val="000000" w:themeColor="text1"/>
          <w:sz w:val="24"/>
          <w:szCs w:val="24"/>
        </w:rPr>
        <w:t xml:space="preserve"> The table below also shows the impact assess</w:t>
      </w:r>
      <w:r w:rsidR="00356E27">
        <w:rPr>
          <w:rFonts w:ascii="Avenir LT Std 45 Book" w:eastAsia="Arial" w:hAnsi="Avenir LT Std 45 Book" w:cstheme="majorHAnsi"/>
          <w:color w:val="000000" w:themeColor="text1"/>
          <w:sz w:val="24"/>
          <w:szCs w:val="24"/>
        </w:rPr>
        <w:t xml:space="preserve">ment using the cost, </w:t>
      </w:r>
      <w:r w:rsidR="00586686" w:rsidRPr="001A3ADB">
        <w:rPr>
          <w:rFonts w:ascii="Avenir LT Std 45 Book" w:eastAsia="Arial" w:hAnsi="Avenir LT Std 45 Book" w:cstheme="majorHAnsi"/>
          <w:color w:val="000000" w:themeColor="text1"/>
          <w:sz w:val="24"/>
          <w:szCs w:val="24"/>
        </w:rPr>
        <w:t xml:space="preserve">difficulty </w:t>
      </w:r>
      <w:r w:rsidR="00356E27" w:rsidRPr="001A3ADB">
        <w:rPr>
          <w:rFonts w:ascii="Avenir LT Std 45 Book" w:eastAsia="Arial" w:hAnsi="Avenir LT Std 45 Book" w:cstheme="majorHAnsi"/>
          <w:color w:val="000000" w:themeColor="text1"/>
          <w:sz w:val="24"/>
          <w:szCs w:val="24"/>
        </w:rPr>
        <w:t xml:space="preserve">to implement the strategy and the result as parameters that </w:t>
      </w:r>
      <w:r w:rsidR="004774C9" w:rsidRPr="001A3ADB">
        <w:rPr>
          <w:rFonts w:ascii="Avenir LT Std 45 Book" w:eastAsia="Arial" w:hAnsi="Avenir LT Std 45 Book" w:cstheme="majorHAnsi"/>
          <w:color w:val="000000" w:themeColor="text1"/>
          <w:sz w:val="24"/>
          <w:szCs w:val="24"/>
        </w:rPr>
        <w:t>are cal</w:t>
      </w:r>
      <w:r w:rsidR="00086146" w:rsidRPr="001A3ADB">
        <w:rPr>
          <w:rFonts w:ascii="Avenir LT Std 45 Book" w:eastAsia="Arial" w:hAnsi="Avenir LT Std 45 Book" w:cstheme="majorHAnsi"/>
          <w:color w:val="000000" w:themeColor="text1"/>
          <w:sz w:val="24"/>
          <w:szCs w:val="24"/>
        </w:rPr>
        <w:t xml:space="preserve">culated as an average. With the average calculate for each </w:t>
      </w:r>
      <w:r w:rsidR="00F279B7" w:rsidRPr="001A3ADB">
        <w:rPr>
          <w:rFonts w:ascii="Avenir LT Std 45 Book" w:eastAsia="Arial" w:hAnsi="Avenir LT Std 45 Book" w:cstheme="majorHAnsi"/>
          <w:color w:val="000000" w:themeColor="text1"/>
          <w:sz w:val="24"/>
          <w:szCs w:val="24"/>
        </w:rPr>
        <w:t>activity</w:t>
      </w:r>
      <w:ins w:id="27" w:author="Lorena de Carvalho Lourenço" w:date="2023-10-31T15:40:00Z">
        <w:r w:rsidR="002C1552" w:rsidRPr="001A3ADB">
          <w:rPr>
            <w:rFonts w:ascii="Avenir LT Std 45 Book" w:eastAsia="Arial" w:hAnsi="Avenir LT Std 45 Book" w:cstheme="majorHAnsi"/>
            <w:color w:val="000000" w:themeColor="text1"/>
            <w:sz w:val="24"/>
            <w:szCs w:val="24"/>
          </w:rPr>
          <w:t>,</w:t>
        </w:r>
      </w:ins>
      <w:r w:rsidR="00F279B7" w:rsidRPr="001A3ADB">
        <w:rPr>
          <w:rFonts w:ascii="Avenir LT Std 45 Book" w:eastAsia="Arial" w:hAnsi="Avenir LT Std 45 Book" w:cstheme="majorHAnsi"/>
          <w:color w:val="000000" w:themeColor="text1"/>
          <w:sz w:val="24"/>
          <w:szCs w:val="24"/>
        </w:rPr>
        <w:t xml:space="preserve"> the </w:t>
      </w:r>
      <w:ins w:id="28" w:author="Lorena de Carvalho Lourenço" w:date="2023-11-13T15:37:00Z">
        <w:r w:rsidR="000E2AC8" w:rsidRPr="001A3ADB">
          <w:rPr>
            <w:rFonts w:ascii="Avenir LT Std 45 Book" w:eastAsia="Arial" w:hAnsi="Avenir LT Std 45 Book" w:cstheme="majorHAnsi"/>
            <w:color w:val="000000" w:themeColor="text1"/>
            <w:sz w:val="24"/>
            <w:szCs w:val="24"/>
          </w:rPr>
          <w:t xml:space="preserve">final </w:t>
        </w:r>
      </w:ins>
      <w:r w:rsidR="00F279B7" w:rsidRPr="001A3ADB">
        <w:rPr>
          <w:rFonts w:ascii="Avenir LT Std 45 Book" w:eastAsia="Arial" w:hAnsi="Avenir LT Std 45 Book" w:cstheme="majorHAnsi"/>
          <w:color w:val="000000" w:themeColor="text1"/>
          <w:sz w:val="24"/>
          <w:szCs w:val="24"/>
        </w:rPr>
        <w:t xml:space="preserve">score is </w:t>
      </w:r>
      <w:r w:rsidR="00457DA2" w:rsidRPr="001A3ADB">
        <w:rPr>
          <w:rFonts w:ascii="Avenir LT Std 45 Book" w:eastAsia="Arial" w:hAnsi="Avenir LT Std 45 Book" w:cstheme="majorHAnsi"/>
          <w:color w:val="000000" w:themeColor="text1"/>
          <w:sz w:val="24"/>
          <w:szCs w:val="24"/>
        </w:rPr>
        <w:t>estimated.</w:t>
      </w:r>
    </w:p>
    <w:p w14:paraId="6103D6DB" w14:textId="68D374F4" w:rsidR="004C562B" w:rsidRPr="00AA0734" w:rsidRDefault="00B74F5C" w:rsidP="004C562B">
      <w:pPr>
        <w:jc w:val="both"/>
        <w:rPr>
          <w:rFonts w:ascii="Avenir LT Std 45 Book" w:eastAsia="Arial" w:hAnsi="Avenir LT Std 45 Book" w:cstheme="majorHAnsi"/>
          <w:color w:val="000000" w:themeColor="text1"/>
          <w:sz w:val="24"/>
          <w:szCs w:val="24"/>
        </w:rPr>
      </w:pPr>
      <w:r>
        <w:rPr>
          <w:rFonts w:ascii="Avenir LT Std 45 Book" w:eastAsia="Arial" w:hAnsi="Avenir LT Std 45 Book" w:cstheme="majorHAnsi"/>
          <w:color w:val="000000" w:themeColor="text1"/>
          <w:sz w:val="24"/>
          <w:szCs w:val="24"/>
        </w:rPr>
        <w:t xml:space="preserve">At </w:t>
      </w:r>
      <w:r w:rsidR="007B12A5">
        <w:rPr>
          <w:rFonts w:ascii="Avenir LT Std 45 Book" w:eastAsia="Arial" w:hAnsi="Avenir LT Std 45 Book" w:cstheme="majorHAnsi"/>
          <w:color w:val="000000" w:themeColor="text1"/>
          <w:sz w:val="24"/>
          <w:szCs w:val="24"/>
        </w:rPr>
        <w:t xml:space="preserve">the first monitoring report, </w:t>
      </w:r>
      <w:r w:rsidR="00152E9A">
        <w:rPr>
          <w:rFonts w:ascii="Avenir LT Std 45 Book" w:eastAsia="Arial" w:hAnsi="Avenir LT Std 45 Book" w:cstheme="majorHAnsi"/>
          <w:color w:val="000000" w:themeColor="text1"/>
          <w:sz w:val="24"/>
          <w:szCs w:val="24"/>
        </w:rPr>
        <w:t xml:space="preserve">project developers </w:t>
      </w:r>
      <w:r w:rsidR="00994BC8">
        <w:rPr>
          <w:rFonts w:ascii="Avenir LT Std 45 Book" w:eastAsia="Arial" w:hAnsi="Avenir LT Std 45 Book" w:cstheme="majorHAnsi"/>
          <w:color w:val="000000" w:themeColor="text1"/>
          <w:sz w:val="24"/>
          <w:szCs w:val="24"/>
        </w:rPr>
        <w:t>should score at minimum 20</w:t>
      </w:r>
      <w:r w:rsidR="00DB60AB">
        <w:rPr>
          <w:rFonts w:ascii="Avenir LT Std 45 Book" w:eastAsia="Arial" w:hAnsi="Avenir LT Std 45 Book" w:cstheme="majorHAnsi"/>
          <w:color w:val="000000" w:themeColor="text1"/>
          <w:sz w:val="24"/>
          <w:szCs w:val="24"/>
        </w:rPr>
        <w:t xml:space="preserve"> (twenty)</w:t>
      </w:r>
      <w:r w:rsidR="00994BC8">
        <w:rPr>
          <w:rFonts w:ascii="Avenir LT Std 45 Book" w:eastAsia="Arial" w:hAnsi="Avenir LT Std 45 Book" w:cstheme="majorHAnsi"/>
          <w:color w:val="000000" w:themeColor="text1"/>
          <w:sz w:val="24"/>
          <w:szCs w:val="24"/>
        </w:rPr>
        <w:t xml:space="preserve"> </w:t>
      </w:r>
      <w:r w:rsidR="00B976E3">
        <w:rPr>
          <w:rFonts w:ascii="Avenir LT Std 45 Book" w:eastAsia="Arial" w:hAnsi="Avenir LT Std 45 Book" w:cstheme="majorHAnsi"/>
          <w:color w:val="000000" w:themeColor="text1"/>
          <w:sz w:val="24"/>
          <w:szCs w:val="24"/>
        </w:rPr>
        <w:t>percent</w:t>
      </w:r>
      <w:r w:rsidR="00B409E4">
        <w:rPr>
          <w:rFonts w:ascii="Avenir LT Std 45 Book" w:eastAsia="Arial" w:hAnsi="Avenir LT Std 45 Book" w:cstheme="majorHAnsi"/>
          <w:color w:val="000000" w:themeColor="text1"/>
          <w:sz w:val="24"/>
          <w:szCs w:val="24"/>
        </w:rPr>
        <w:t xml:space="preserve"> </w:t>
      </w:r>
      <w:ins w:id="29" w:author="Lorena de Carvalho Lourenço" w:date="2023-10-31T15:43:00Z">
        <w:r w:rsidR="00405FF3" w:rsidRPr="00405FF3">
          <w:rPr>
            <w:rFonts w:ascii="Avenir LT Std 45 Book" w:eastAsia="Arial" w:hAnsi="Avenir LT Std 45 Book" w:cstheme="majorHAnsi"/>
            <w:color w:val="000000" w:themeColor="text1"/>
            <w:sz w:val="24"/>
            <w:szCs w:val="24"/>
          </w:rPr>
          <w:t>of the activities below, where three of these activities are mandatory:</w:t>
        </w:r>
        <w:r w:rsidR="00405FF3">
          <w:rPr>
            <w:rFonts w:ascii="Avenir LT Std 45 Book" w:eastAsia="Arial" w:hAnsi="Avenir LT Std 45 Book" w:cstheme="majorHAnsi"/>
            <w:color w:val="000000" w:themeColor="text1"/>
            <w:sz w:val="24"/>
            <w:szCs w:val="24"/>
          </w:rPr>
          <w:t xml:space="preserve"> </w:t>
        </w:r>
      </w:ins>
      <w:del w:id="30" w:author="Lorena de Carvalho Lourenço" w:date="2023-10-31T15:43:00Z">
        <w:r w:rsidR="00B409E4" w:rsidDel="00405FF3">
          <w:rPr>
            <w:rFonts w:ascii="Avenir LT Std 45 Book" w:eastAsia="Arial" w:hAnsi="Avenir LT Std 45 Book" w:cstheme="majorHAnsi"/>
            <w:color w:val="000000" w:themeColor="text1"/>
            <w:sz w:val="24"/>
            <w:szCs w:val="24"/>
          </w:rPr>
          <w:delText>of the activities listed below</w:delText>
        </w:r>
        <w:r w:rsidR="004C562B" w:rsidDel="00405FF3">
          <w:rPr>
            <w:rFonts w:ascii="Avenir LT Std 45 Book" w:eastAsia="Arial" w:hAnsi="Avenir LT Std 45 Book" w:cstheme="majorHAnsi"/>
            <w:color w:val="000000" w:themeColor="text1"/>
            <w:sz w:val="24"/>
            <w:szCs w:val="24"/>
          </w:rPr>
          <w:delText>, being t</w:delText>
        </w:r>
        <w:r w:rsidR="002D0735" w:rsidDel="00405FF3">
          <w:rPr>
            <w:rFonts w:ascii="Avenir LT Std 45 Book" w:eastAsia="Arial" w:hAnsi="Avenir LT Std 45 Book" w:cstheme="majorHAnsi"/>
            <w:color w:val="000000" w:themeColor="text1"/>
            <w:sz w:val="24"/>
            <w:szCs w:val="24"/>
          </w:rPr>
          <w:delText>hree</w:delText>
        </w:r>
        <w:r w:rsidR="004C562B" w:rsidDel="00405FF3">
          <w:rPr>
            <w:rFonts w:ascii="Avenir LT Std 45 Book" w:eastAsia="Arial" w:hAnsi="Avenir LT Std 45 Book" w:cstheme="majorHAnsi"/>
            <w:color w:val="000000" w:themeColor="text1"/>
            <w:sz w:val="24"/>
            <w:szCs w:val="24"/>
          </w:rPr>
          <w:delText xml:space="preserve"> activities </w:delText>
        </w:r>
        <w:r w:rsidR="00B062EE" w:rsidDel="00405FF3">
          <w:rPr>
            <w:rFonts w:ascii="Avenir LT Std 45 Book" w:eastAsia="Arial" w:hAnsi="Avenir LT Std 45 Book" w:cstheme="majorHAnsi"/>
            <w:color w:val="000000" w:themeColor="text1"/>
            <w:sz w:val="24"/>
            <w:szCs w:val="24"/>
          </w:rPr>
          <w:delText>mandatory</w:delText>
        </w:r>
        <w:r w:rsidR="004C562B" w:rsidDel="00405FF3">
          <w:rPr>
            <w:rFonts w:ascii="Avenir LT Std 45 Book" w:eastAsia="Arial" w:hAnsi="Avenir LT Std 45 Book" w:cstheme="majorHAnsi"/>
            <w:color w:val="000000" w:themeColor="text1"/>
            <w:sz w:val="24"/>
            <w:szCs w:val="24"/>
          </w:rPr>
          <w:delText xml:space="preserve">: </w:delText>
        </w:r>
      </w:del>
      <w:r w:rsidR="004C562B" w:rsidRPr="003C31FA">
        <w:rPr>
          <w:rFonts w:ascii="Avenir LT Std 45 Book" w:eastAsia="Arial" w:hAnsi="Avenir LT Std 45 Book" w:cstheme="majorHAnsi"/>
          <w:color w:val="000000" w:themeColor="text1"/>
          <w:sz w:val="24"/>
          <w:szCs w:val="24"/>
        </w:rPr>
        <w:t>(</w:t>
      </w:r>
      <w:r w:rsidR="00752C9C" w:rsidRPr="003C31FA">
        <w:rPr>
          <w:rFonts w:ascii="Avenir LT Std 45 Book" w:eastAsia="Arial" w:hAnsi="Avenir LT Std 45 Book" w:cstheme="majorHAnsi"/>
          <w:color w:val="000000" w:themeColor="text1"/>
          <w:sz w:val="24"/>
          <w:szCs w:val="24"/>
        </w:rPr>
        <w:t>2</w:t>
      </w:r>
      <w:r w:rsidR="004C562B" w:rsidRPr="003C31FA">
        <w:rPr>
          <w:rFonts w:ascii="Avenir LT Std 45 Book" w:eastAsia="Arial" w:hAnsi="Avenir LT Std 45 Book" w:cstheme="majorHAnsi"/>
          <w:color w:val="000000" w:themeColor="text1"/>
          <w:sz w:val="24"/>
          <w:szCs w:val="24"/>
        </w:rPr>
        <w:t>.1.a)</w:t>
      </w:r>
      <w:r w:rsidR="004C562B">
        <w:rPr>
          <w:rFonts w:ascii="Avenir LT Std 45 Book" w:eastAsia="Arial" w:hAnsi="Avenir LT Std 45 Book" w:cstheme="majorHAnsi"/>
          <w:color w:val="000000" w:themeColor="text1"/>
          <w:sz w:val="24"/>
          <w:szCs w:val="24"/>
        </w:rPr>
        <w:t xml:space="preserve"> </w:t>
      </w:r>
      <w:r w:rsidR="00B062EE" w:rsidRPr="003C31FA">
        <w:rPr>
          <w:rFonts w:ascii="Avenir LT Std 45 Book" w:eastAsia="Arial" w:hAnsi="Avenir LT Std 45 Book" w:cstheme="majorHAnsi"/>
          <w:color w:val="000000" w:themeColor="text1"/>
          <w:sz w:val="24"/>
          <w:szCs w:val="24"/>
        </w:rPr>
        <w:t xml:space="preserve">Make </w:t>
      </w:r>
      <w:r w:rsidR="003C31FA" w:rsidRPr="003C31FA">
        <w:rPr>
          <w:rFonts w:ascii="Avenir LT Std 45 Book" w:eastAsia="Arial" w:hAnsi="Avenir LT Std 45 Book" w:cstheme="majorHAnsi"/>
          <w:color w:val="000000" w:themeColor="text1"/>
          <w:sz w:val="24"/>
          <w:szCs w:val="24"/>
        </w:rPr>
        <w:t>firebreaks</w:t>
      </w:r>
      <w:r w:rsidR="00B062EE" w:rsidRPr="003C31FA">
        <w:rPr>
          <w:rFonts w:ascii="Avenir LT Std 45 Book" w:eastAsia="Arial" w:hAnsi="Avenir LT Std 45 Book" w:cstheme="majorHAnsi"/>
          <w:color w:val="000000" w:themeColor="text1"/>
          <w:sz w:val="24"/>
          <w:szCs w:val="24"/>
        </w:rPr>
        <w:t xml:space="preserve"> across the boundary of the property</w:t>
      </w:r>
      <w:r w:rsidR="00A30CFB" w:rsidRPr="003C31FA">
        <w:rPr>
          <w:rFonts w:ascii="Avenir LT Std 45 Book" w:eastAsia="Arial" w:hAnsi="Avenir LT Std 45 Book" w:cstheme="majorHAnsi"/>
          <w:color w:val="000000" w:themeColor="text1"/>
          <w:sz w:val="24"/>
          <w:szCs w:val="24"/>
        </w:rPr>
        <w:t xml:space="preserve">; </w:t>
      </w:r>
      <w:r w:rsidR="004C562B" w:rsidRPr="003C31FA">
        <w:rPr>
          <w:rFonts w:ascii="Avenir LT Std 45 Book" w:eastAsia="Arial" w:hAnsi="Avenir LT Std 45 Book" w:cstheme="majorHAnsi"/>
          <w:color w:val="000000" w:themeColor="text1"/>
          <w:sz w:val="24"/>
          <w:szCs w:val="24"/>
        </w:rPr>
        <w:t>(</w:t>
      </w:r>
      <w:r w:rsidR="00752C9C" w:rsidRPr="003C31FA">
        <w:rPr>
          <w:rFonts w:ascii="Avenir LT Std 45 Book" w:eastAsia="Arial" w:hAnsi="Avenir LT Std 45 Book" w:cstheme="majorHAnsi"/>
          <w:color w:val="000000" w:themeColor="text1"/>
          <w:sz w:val="24"/>
          <w:szCs w:val="24"/>
        </w:rPr>
        <w:t>3</w:t>
      </w:r>
      <w:r w:rsidR="004C562B" w:rsidRPr="003C31FA">
        <w:rPr>
          <w:rFonts w:ascii="Avenir LT Std 45 Book" w:eastAsia="Arial" w:hAnsi="Avenir LT Std 45 Book" w:cstheme="majorHAnsi"/>
          <w:color w:val="000000" w:themeColor="text1"/>
          <w:sz w:val="24"/>
          <w:szCs w:val="24"/>
        </w:rPr>
        <w:t>.</w:t>
      </w:r>
      <w:r w:rsidR="0038297B" w:rsidRPr="003C31FA">
        <w:rPr>
          <w:rFonts w:ascii="Avenir LT Std 45 Book" w:eastAsia="Arial" w:hAnsi="Avenir LT Std 45 Book" w:cstheme="majorHAnsi"/>
          <w:color w:val="000000" w:themeColor="text1"/>
          <w:sz w:val="24"/>
          <w:szCs w:val="24"/>
        </w:rPr>
        <w:t>1</w:t>
      </w:r>
      <w:r w:rsidR="004C562B" w:rsidRPr="003C31FA">
        <w:rPr>
          <w:rFonts w:ascii="Avenir LT Std 45 Book" w:eastAsia="Arial" w:hAnsi="Avenir LT Std 45 Book" w:cstheme="majorHAnsi"/>
          <w:color w:val="000000" w:themeColor="text1"/>
          <w:sz w:val="24"/>
          <w:szCs w:val="24"/>
        </w:rPr>
        <w:t>.</w:t>
      </w:r>
      <w:r w:rsidR="00752C9C" w:rsidRPr="003C31FA">
        <w:rPr>
          <w:rFonts w:ascii="Avenir LT Std 45 Book" w:eastAsia="Arial" w:hAnsi="Avenir LT Std 45 Book" w:cstheme="majorHAnsi"/>
          <w:color w:val="000000" w:themeColor="text1"/>
          <w:sz w:val="24"/>
          <w:szCs w:val="24"/>
        </w:rPr>
        <w:t>a</w:t>
      </w:r>
      <w:r w:rsidR="004C562B" w:rsidRPr="003C31FA">
        <w:rPr>
          <w:rFonts w:ascii="Avenir LT Std 45 Book" w:eastAsia="Arial" w:hAnsi="Avenir LT Std 45 Book" w:cstheme="majorHAnsi"/>
          <w:color w:val="000000" w:themeColor="text1"/>
          <w:sz w:val="24"/>
          <w:szCs w:val="24"/>
        </w:rPr>
        <w:t>)</w:t>
      </w:r>
      <w:r w:rsidR="004C562B" w:rsidRPr="00AA0734">
        <w:rPr>
          <w:rFonts w:ascii="Avenir LT Std 45 Book" w:eastAsia="Arial" w:hAnsi="Avenir LT Std 45 Book" w:cstheme="majorHAnsi"/>
          <w:color w:val="000000" w:themeColor="text1"/>
          <w:sz w:val="24"/>
          <w:szCs w:val="24"/>
        </w:rPr>
        <w:t xml:space="preserve"> </w:t>
      </w:r>
      <w:r w:rsidR="0038297B" w:rsidRPr="003C31FA">
        <w:rPr>
          <w:rFonts w:ascii="Avenir LT Std 45 Book" w:eastAsia="Arial" w:hAnsi="Avenir LT Std 45 Book" w:cstheme="majorHAnsi"/>
          <w:color w:val="000000" w:themeColor="text1"/>
          <w:sz w:val="24"/>
          <w:szCs w:val="24"/>
        </w:rPr>
        <w:t>Security patrols and surveillance inside the Project Area</w:t>
      </w:r>
      <w:r w:rsidR="004C562B">
        <w:rPr>
          <w:rFonts w:ascii="Avenir LT Std 45 Book" w:eastAsia="Arial" w:hAnsi="Avenir LT Std 45 Book" w:cstheme="majorHAnsi"/>
          <w:color w:val="000000" w:themeColor="text1"/>
          <w:sz w:val="24"/>
          <w:szCs w:val="24"/>
        </w:rPr>
        <w:t xml:space="preserve">; </w:t>
      </w:r>
      <w:r w:rsidR="000C44F4">
        <w:rPr>
          <w:rFonts w:ascii="Avenir LT Std 45 Book" w:eastAsia="Arial" w:hAnsi="Avenir LT Std 45 Book" w:cstheme="majorHAnsi"/>
          <w:color w:val="000000" w:themeColor="text1"/>
          <w:sz w:val="24"/>
          <w:szCs w:val="24"/>
        </w:rPr>
        <w:t>and</w:t>
      </w:r>
      <w:r w:rsidR="004C562B">
        <w:rPr>
          <w:rFonts w:ascii="Avenir LT Std 45 Book" w:eastAsia="Arial" w:hAnsi="Avenir LT Std 45 Book" w:cstheme="majorHAnsi"/>
          <w:color w:val="000000" w:themeColor="text1"/>
          <w:sz w:val="24"/>
          <w:szCs w:val="24"/>
        </w:rPr>
        <w:t xml:space="preserve"> </w:t>
      </w:r>
      <w:r w:rsidR="004C562B" w:rsidRPr="003C31FA">
        <w:rPr>
          <w:rFonts w:ascii="Avenir LT Std 45 Book" w:eastAsia="Arial" w:hAnsi="Avenir LT Std 45 Book" w:cstheme="majorHAnsi"/>
          <w:color w:val="000000" w:themeColor="text1"/>
          <w:sz w:val="24"/>
          <w:szCs w:val="24"/>
        </w:rPr>
        <w:t>(3.</w:t>
      </w:r>
      <w:r w:rsidR="00A30CFB" w:rsidRPr="003C31FA">
        <w:rPr>
          <w:rFonts w:ascii="Avenir LT Std 45 Book" w:eastAsia="Arial" w:hAnsi="Avenir LT Std 45 Book" w:cstheme="majorHAnsi"/>
          <w:color w:val="000000" w:themeColor="text1"/>
          <w:sz w:val="24"/>
          <w:szCs w:val="24"/>
        </w:rPr>
        <w:t>1</w:t>
      </w:r>
      <w:r w:rsidR="004C562B" w:rsidRPr="003C31FA">
        <w:rPr>
          <w:rFonts w:ascii="Avenir LT Std 45 Book" w:eastAsia="Arial" w:hAnsi="Avenir LT Std 45 Book" w:cstheme="majorHAnsi"/>
          <w:color w:val="000000" w:themeColor="text1"/>
          <w:sz w:val="24"/>
          <w:szCs w:val="24"/>
        </w:rPr>
        <w:t>.b)</w:t>
      </w:r>
      <w:r w:rsidR="004C562B">
        <w:rPr>
          <w:rFonts w:ascii="Avenir LT Std 45 Book" w:eastAsia="Arial" w:hAnsi="Avenir LT Std 45 Book" w:cstheme="majorHAnsi"/>
          <w:color w:val="000000" w:themeColor="text1"/>
          <w:sz w:val="24"/>
          <w:szCs w:val="24"/>
        </w:rPr>
        <w:t xml:space="preserve"> </w:t>
      </w:r>
      <w:r w:rsidR="004C562B" w:rsidRPr="00FD6A2F">
        <w:rPr>
          <w:rFonts w:ascii="Avenir LT Std 45 Book" w:eastAsia="Arial" w:hAnsi="Avenir LT Std 45 Book" w:cstheme="majorHAnsi"/>
          <w:color w:val="000000" w:themeColor="text1"/>
          <w:sz w:val="24"/>
          <w:szCs w:val="24"/>
        </w:rPr>
        <w:t>Use of remote sensing tools to identify deforestation and forest degradation</w:t>
      </w:r>
      <w:r w:rsidR="004C562B" w:rsidRPr="00AA0734">
        <w:rPr>
          <w:rFonts w:ascii="Avenir LT Std 45 Book" w:eastAsia="Arial" w:hAnsi="Avenir LT Std 45 Book" w:cstheme="majorHAnsi"/>
          <w:color w:val="000000" w:themeColor="text1"/>
          <w:sz w:val="24"/>
          <w:szCs w:val="24"/>
        </w:rPr>
        <w:t>.</w:t>
      </w:r>
    </w:p>
    <w:p w14:paraId="0C4A9D37" w14:textId="3EC367D6" w:rsidR="00EF01F9" w:rsidRDefault="00B04A16" w:rsidP="00D01D6D">
      <w:pPr>
        <w:jc w:val="both"/>
        <w:rPr>
          <w:ins w:id="31" w:author="Olivia Marques" w:date="2023-11-15T15:24:00Z"/>
          <w:rFonts w:ascii="Avenir LT Std 45 Book" w:eastAsia="Arial" w:hAnsi="Avenir LT Std 45 Book" w:cstheme="majorHAnsi"/>
          <w:color w:val="000000" w:themeColor="text1"/>
          <w:sz w:val="24"/>
          <w:szCs w:val="24"/>
        </w:rPr>
      </w:pPr>
      <w:r w:rsidRPr="00AA0734">
        <w:rPr>
          <w:rFonts w:ascii="Avenir LT Std 45 Book" w:eastAsia="Arial" w:hAnsi="Avenir LT Std 45 Book" w:cstheme="majorHAnsi"/>
          <w:color w:val="000000" w:themeColor="text1"/>
          <w:sz w:val="24"/>
          <w:szCs w:val="24"/>
        </w:rPr>
        <w:t xml:space="preserve">It is expected </w:t>
      </w:r>
      <w:proofErr w:type="spellStart"/>
      <w:ins w:id="32" w:author="Lorena de Carvalho Lourenço" w:date="2023-10-31T15:56:00Z">
        <w:r w:rsidR="009C1741">
          <w:rPr>
            <w:rFonts w:ascii="Avenir LT Std 45 Book" w:eastAsia="Arial" w:hAnsi="Avenir LT Std 45 Book" w:cstheme="majorHAnsi"/>
            <w:color w:val="000000" w:themeColor="text1"/>
            <w:sz w:val="24"/>
            <w:szCs w:val="24"/>
          </w:rPr>
          <w:t>for</w:t>
        </w:r>
      </w:ins>
      <w:del w:id="33" w:author="Lorena de Carvalho Lourenço" w:date="2023-10-31T15:56:00Z">
        <w:r w:rsidRPr="00AA0734" w:rsidDel="009C1741">
          <w:rPr>
            <w:rFonts w:ascii="Avenir LT Std 45 Book" w:eastAsia="Arial" w:hAnsi="Avenir LT Std 45 Book" w:cstheme="majorHAnsi"/>
            <w:color w:val="000000" w:themeColor="text1"/>
            <w:sz w:val="24"/>
            <w:szCs w:val="24"/>
          </w:rPr>
          <w:delText xml:space="preserve">that </w:delText>
        </w:r>
      </w:del>
      <w:r w:rsidRPr="00AA0734">
        <w:rPr>
          <w:rFonts w:ascii="Avenir LT Std 45 Book" w:eastAsia="Arial" w:hAnsi="Avenir LT Std 45 Book" w:cstheme="majorHAnsi"/>
          <w:color w:val="000000" w:themeColor="text1"/>
          <w:sz w:val="24"/>
          <w:szCs w:val="24"/>
        </w:rPr>
        <w:t>the</w:t>
      </w:r>
      <w:proofErr w:type="spellEnd"/>
      <w:r w:rsidRPr="00AA0734">
        <w:rPr>
          <w:rFonts w:ascii="Avenir LT Std 45 Book" w:eastAsia="Arial" w:hAnsi="Avenir LT Std 45 Book" w:cstheme="majorHAnsi"/>
          <w:color w:val="000000" w:themeColor="text1"/>
          <w:sz w:val="24"/>
          <w:szCs w:val="24"/>
        </w:rPr>
        <w:t xml:space="preserve"> project </w:t>
      </w:r>
      <w:r w:rsidR="00FD6A2F">
        <w:rPr>
          <w:rFonts w:ascii="Avenir LT Std 45 Book" w:eastAsia="Arial" w:hAnsi="Avenir LT Std 45 Book" w:cstheme="majorHAnsi"/>
          <w:color w:val="000000" w:themeColor="text1"/>
          <w:sz w:val="24"/>
          <w:szCs w:val="24"/>
        </w:rPr>
        <w:t xml:space="preserve">to </w:t>
      </w:r>
      <w:r w:rsidRPr="00AA0734">
        <w:rPr>
          <w:rFonts w:ascii="Avenir LT Std 45 Book" w:eastAsia="Arial" w:hAnsi="Avenir LT Std 45 Book" w:cstheme="majorHAnsi"/>
          <w:color w:val="000000" w:themeColor="text1"/>
          <w:sz w:val="24"/>
          <w:szCs w:val="24"/>
        </w:rPr>
        <w:t xml:space="preserve">have procedures to </w:t>
      </w:r>
      <w:r w:rsidR="00CE6D2B" w:rsidRPr="00AA0734">
        <w:rPr>
          <w:rFonts w:ascii="Avenir LT Std 45 Book" w:eastAsia="Arial" w:hAnsi="Avenir LT Std 45 Book" w:cstheme="majorHAnsi"/>
          <w:color w:val="000000" w:themeColor="text1"/>
          <w:sz w:val="24"/>
          <w:szCs w:val="24"/>
        </w:rPr>
        <w:t>establish</w:t>
      </w:r>
      <w:r w:rsidR="00FC58FF" w:rsidRPr="00AA0734">
        <w:rPr>
          <w:rFonts w:ascii="Avenir LT Std 45 Book" w:eastAsia="Arial" w:hAnsi="Avenir LT Std 45 Book" w:cstheme="majorHAnsi"/>
          <w:color w:val="000000" w:themeColor="text1"/>
          <w:sz w:val="24"/>
          <w:szCs w:val="24"/>
        </w:rPr>
        <w:t xml:space="preserve"> continue</w:t>
      </w:r>
      <w:ins w:id="34" w:author="Lorena de Carvalho Lourenço" w:date="2023-10-31T15:56:00Z">
        <w:r w:rsidR="00884879">
          <w:rPr>
            <w:rFonts w:ascii="Avenir LT Std 45 Book" w:eastAsia="Arial" w:hAnsi="Avenir LT Std 45 Book" w:cstheme="majorHAnsi"/>
            <w:color w:val="000000" w:themeColor="text1"/>
            <w:sz w:val="24"/>
            <w:szCs w:val="24"/>
          </w:rPr>
          <w:t>d</w:t>
        </w:r>
      </w:ins>
      <w:r w:rsidR="00FC58FF" w:rsidRPr="00AA0734">
        <w:rPr>
          <w:rFonts w:ascii="Avenir LT Std 45 Book" w:eastAsia="Arial" w:hAnsi="Avenir LT Std 45 Book" w:cstheme="majorHAnsi"/>
          <w:color w:val="000000" w:themeColor="text1"/>
          <w:sz w:val="24"/>
          <w:szCs w:val="24"/>
        </w:rPr>
        <w:t xml:space="preserve"> improvement </w:t>
      </w:r>
      <w:r w:rsidR="00CE6D2B" w:rsidRPr="00AA0734">
        <w:rPr>
          <w:rFonts w:ascii="Avenir LT Std 45 Book" w:eastAsia="Arial" w:hAnsi="Avenir LT Std 45 Book" w:cstheme="majorHAnsi"/>
          <w:color w:val="000000" w:themeColor="text1"/>
          <w:sz w:val="24"/>
          <w:szCs w:val="24"/>
        </w:rPr>
        <w:t xml:space="preserve">strategies, therefore it is </w:t>
      </w:r>
      <w:r w:rsidR="007C59B5">
        <w:rPr>
          <w:rFonts w:ascii="Avenir LT Std 45 Book" w:eastAsia="Arial" w:hAnsi="Avenir LT Std 45 Book" w:cstheme="majorHAnsi"/>
          <w:color w:val="000000" w:themeColor="text1"/>
          <w:sz w:val="24"/>
          <w:szCs w:val="24"/>
        </w:rPr>
        <w:t>mandatory</w:t>
      </w:r>
      <w:r w:rsidR="00CE6D2B" w:rsidRPr="00AA0734">
        <w:rPr>
          <w:rFonts w:ascii="Avenir LT Std 45 Book" w:eastAsia="Arial" w:hAnsi="Avenir LT Std 45 Book" w:cstheme="majorHAnsi"/>
          <w:color w:val="000000" w:themeColor="text1"/>
          <w:sz w:val="24"/>
          <w:szCs w:val="24"/>
        </w:rPr>
        <w:t xml:space="preserve"> that the </w:t>
      </w:r>
      <w:r w:rsidR="0047252E" w:rsidRPr="00AA0734">
        <w:rPr>
          <w:rFonts w:ascii="Avenir LT Std 45 Book" w:eastAsia="Arial" w:hAnsi="Avenir LT Std 45 Book" w:cstheme="majorHAnsi"/>
          <w:color w:val="000000" w:themeColor="text1"/>
          <w:sz w:val="24"/>
          <w:szCs w:val="24"/>
        </w:rPr>
        <w:t xml:space="preserve">final score </w:t>
      </w:r>
      <w:r w:rsidR="00077B1D" w:rsidRPr="00AA0734">
        <w:rPr>
          <w:rFonts w:ascii="Avenir LT Std 45 Book" w:eastAsia="Arial" w:hAnsi="Avenir LT Std 45 Book" w:cstheme="majorHAnsi"/>
          <w:color w:val="000000" w:themeColor="text1"/>
          <w:sz w:val="24"/>
          <w:szCs w:val="24"/>
        </w:rPr>
        <w:t>in</w:t>
      </w:r>
      <w:del w:id="35" w:author="Lorena de Carvalho Lourenço" w:date="2023-10-31T15:57:00Z">
        <w:r w:rsidR="00077B1D" w:rsidRPr="00AA0734" w:rsidDel="00492DD1">
          <w:rPr>
            <w:rFonts w:ascii="Avenir LT Std 45 Book" w:eastAsia="Arial" w:hAnsi="Avenir LT Std 45 Book" w:cstheme="majorHAnsi"/>
            <w:color w:val="000000" w:themeColor="text1"/>
            <w:sz w:val="24"/>
            <w:szCs w:val="24"/>
          </w:rPr>
          <w:delText xml:space="preserve"> the</w:delText>
        </w:r>
      </w:del>
      <w:r w:rsidR="00077B1D" w:rsidRPr="00AA0734">
        <w:rPr>
          <w:rFonts w:ascii="Avenir LT Std 45 Book" w:eastAsia="Arial" w:hAnsi="Avenir LT Std 45 Book" w:cstheme="majorHAnsi"/>
          <w:color w:val="000000" w:themeColor="text1"/>
          <w:sz w:val="24"/>
          <w:szCs w:val="24"/>
        </w:rPr>
        <w:t xml:space="preserve"> subsequent monitoring periods</w:t>
      </w:r>
      <w:del w:id="36" w:author="Lorena de Carvalho Lourenço" w:date="2023-10-31T15:57:00Z">
        <w:r w:rsidR="00077B1D" w:rsidRPr="00AA0734" w:rsidDel="00492DD1">
          <w:rPr>
            <w:rFonts w:ascii="Avenir LT Std 45 Book" w:eastAsia="Arial" w:hAnsi="Avenir LT Std 45 Book" w:cstheme="majorHAnsi"/>
            <w:color w:val="000000" w:themeColor="text1"/>
            <w:sz w:val="24"/>
            <w:szCs w:val="24"/>
          </w:rPr>
          <w:delText xml:space="preserve"> to</w:delText>
        </w:r>
      </w:del>
      <w:r w:rsidR="00077B1D" w:rsidRPr="00AA0734">
        <w:rPr>
          <w:rFonts w:ascii="Avenir LT Std 45 Book" w:eastAsia="Arial" w:hAnsi="Avenir LT Std 45 Book" w:cstheme="majorHAnsi"/>
          <w:color w:val="000000" w:themeColor="text1"/>
          <w:sz w:val="24"/>
          <w:szCs w:val="24"/>
        </w:rPr>
        <w:t xml:space="preserve"> be </w:t>
      </w:r>
      <w:r w:rsidR="007C59B5" w:rsidRPr="007C59B5">
        <w:rPr>
          <w:rFonts w:ascii="Avenir LT Std 45 Book" w:eastAsia="Arial" w:hAnsi="Avenir LT Std 45 Book" w:cstheme="majorHAnsi"/>
          <w:b/>
          <w:bCs/>
          <w:color w:val="000000" w:themeColor="text1"/>
          <w:sz w:val="24"/>
          <w:szCs w:val="24"/>
        </w:rPr>
        <w:t>10%</w:t>
      </w:r>
      <w:r w:rsidR="00077B1D" w:rsidRPr="007C59B5">
        <w:rPr>
          <w:rFonts w:ascii="Avenir LT Std 45 Book" w:eastAsia="Arial" w:hAnsi="Avenir LT Std 45 Book" w:cstheme="majorHAnsi"/>
          <w:b/>
          <w:bCs/>
          <w:color w:val="000000" w:themeColor="text1"/>
          <w:sz w:val="24"/>
          <w:szCs w:val="24"/>
        </w:rPr>
        <w:t xml:space="preserve"> </w:t>
      </w:r>
      <w:r w:rsidR="00077B1D" w:rsidRPr="007C59B5">
        <w:rPr>
          <w:rFonts w:ascii="Avenir LT Std 45 Book" w:eastAsia="Arial" w:hAnsi="Avenir LT Std 45 Book" w:cstheme="majorHAnsi"/>
          <w:b/>
          <w:color w:val="000000" w:themeColor="text1"/>
          <w:sz w:val="24"/>
          <w:szCs w:val="24"/>
        </w:rPr>
        <w:t>higher</w:t>
      </w:r>
      <w:r w:rsidR="00077B1D" w:rsidRPr="00AA0734">
        <w:rPr>
          <w:rFonts w:ascii="Avenir LT Std 45 Book" w:eastAsia="Arial" w:hAnsi="Avenir LT Std 45 Book" w:cstheme="majorHAnsi"/>
          <w:color w:val="000000" w:themeColor="text1"/>
          <w:sz w:val="24"/>
          <w:szCs w:val="24"/>
        </w:rPr>
        <w:t xml:space="preserve"> than the period before.</w:t>
      </w:r>
    </w:p>
    <w:p w14:paraId="0EDC986C" w14:textId="60AF6351" w:rsidR="009E3594" w:rsidRDefault="009E3594" w:rsidP="00D01D6D">
      <w:pPr>
        <w:jc w:val="both"/>
        <w:rPr>
          <w:rFonts w:ascii="Avenir LT Std 45 Book" w:eastAsia="Arial" w:hAnsi="Avenir LT Std 45 Book" w:cstheme="majorHAnsi"/>
          <w:color w:val="000000" w:themeColor="text1"/>
          <w:sz w:val="24"/>
          <w:szCs w:val="24"/>
        </w:rPr>
      </w:pPr>
      <w:ins w:id="37" w:author="Olivia Marques" w:date="2023-11-15T15:24:00Z">
        <w:r>
          <w:rPr>
            <w:rFonts w:ascii="Avenir LT Std 45 Book" w:eastAsia="Arial" w:hAnsi="Avenir LT Std 45 Book" w:cstheme="majorHAnsi"/>
            <w:color w:val="000000" w:themeColor="text1"/>
            <w:sz w:val="24"/>
            <w:szCs w:val="24"/>
          </w:rPr>
          <w:lastRenderedPageBreak/>
          <w:t xml:space="preserve">If any of the strategies is not applicable for a specific project, the project proponent can exclude the score of the strategy from the total points of the specie guideline. </w:t>
        </w:r>
      </w:ins>
      <w:ins w:id="38" w:author="Olivia Marques" w:date="2023-11-15T15:25:00Z">
        <w:r w:rsidR="00906859">
          <w:rPr>
            <w:rFonts w:ascii="Avenir LT Std 45 Book" w:eastAsia="Arial" w:hAnsi="Avenir LT Std 45 Book" w:cstheme="majorHAnsi"/>
            <w:color w:val="000000" w:themeColor="text1"/>
            <w:sz w:val="24"/>
            <w:szCs w:val="24"/>
          </w:rPr>
          <w:t xml:space="preserve">The project proponent must use evidence to prove that strategy is not applicable. </w:t>
        </w:r>
      </w:ins>
      <w:ins w:id="39" w:author="Olivia Marques" w:date="2023-11-15T15:24:00Z">
        <w:r>
          <w:rPr>
            <w:rFonts w:ascii="Avenir LT Std 45 Book" w:eastAsia="Arial" w:hAnsi="Avenir LT Std 45 Book" w:cstheme="majorHAnsi"/>
            <w:color w:val="000000" w:themeColor="text1"/>
            <w:sz w:val="24"/>
            <w:szCs w:val="24"/>
          </w:rPr>
          <w:t xml:space="preserve">For </w:t>
        </w:r>
        <w:proofErr w:type="gramStart"/>
        <w:r>
          <w:rPr>
            <w:rFonts w:ascii="Avenir LT Std 45 Book" w:eastAsia="Arial" w:hAnsi="Avenir LT Std 45 Book" w:cstheme="majorHAnsi"/>
            <w:color w:val="000000" w:themeColor="text1"/>
            <w:sz w:val="24"/>
            <w:szCs w:val="24"/>
          </w:rPr>
          <w:t>example</w:t>
        </w:r>
        <w:proofErr w:type="gramEnd"/>
        <w:r>
          <w:rPr>
            <w:rFonts w:ascii="Avenir LT Std 45 Book" w:eastAsia="Arial" w:hAnsi="Avenir LT Std 45 Book" w:cstheme="majorHAnsi"/>
            <w:color w:val="000000" w:themeColor="text1"/>
            <w:sz w:val="24"/>
            <w:szCs w:val="24"/>
          </w:rPr>
          <w:t xml:space="preserve"> if </w:t>
        </w:r>
      </w:ins>
      <w:ins w:id="40" w:author="Olivia Marques" w:date="2023-11-15T15:25:00Z">
        <w:r w:rsidR="00906859">
          <w:rPr>
            <w:rFonts w:ascii="Avenir LT Std 45 Book" w:eastAsia="Arial" w:hAnsi="Avenir LT Std 45 Book" w:cstheme="majorHAnsi"/>
            <w:color w:val="000000" w:themeColor="text1"/>
            <w:sz w:val="24"/>
            <w:szCs w:val="24"/>
          </w:rPr>
          <w:t xml:space="preserve">firebreaks are not applicable to a specific project because the </w:t>
        </w:r>
      </w:ins>
      <w:ins w:id="41" w:author="Olivia Marques" w:date="2023-11-15T15:26:00Z">
        <w:r w:rsidR="00C56FD0">
          <w:rPr>
            <w:rFonts w:ascii="Avenir LT Std 45 Book" w:eastAsia="Arial" w:hAnsi="Avenir LT Std 45 Book" w:cstheme="majorHAnsi"/>
            <w:color w:val="000000" w:themeColor="text1"/>
            <w:sz w:val="24"/>
            <w:szCs w:val="24"/>
          </w:rPr>
          <w:t>region is not pro</w:t>
        </w:r>
      </w:ins>
      <w:ins w:id="42" w:author="Olivia Marques" w:date="2023-11-15T15:27:00Z">
        <w:r w:rsidR="00C56FD0">
          <w:rPr>
            <w:rFonts w:ascii="Avenir LT Std 45 Book" w:eastAsia="Arial" w:hAnsi="Avenir LT Std 45 Book" w:cstheme="majorHAnsi"/>
            <w:color w:val="000000" w:themeColor="text1"/>
            <w:sz w:val="24"/>
            <w:szCs w:val="24"/>
          </w:rPr>
          <w:t>ne to fires (t</w:t>
        </w:r>
        <w:r w:rsidR="007E7214">
          <w:rPr>
            <w:rFonts w:ascii="Avenir LT Std 45 Book" w:eastAsia="Arial" w:hAnsi="Avenir LT Std 45 Book" w:cstheme="majorHAnsi"/>
            <w:color w:val="000000" w:themeColor="text1"/>
            <w:sz w:val="24"/>
            <w:szCs w:val="24"/>
          </w:rPr>
          <w:t>rough satellite images or other evidence)</w:t>
        </w:r>
      </w:ins>
      <w:ins w:id="43" w:author="Olivia Marques" w:date="2023-11-15T15:25:00Z">
        <w:r w:rsidR="00906859">
          <w:rPr>
            <w:rFonts w:ascii="Avenir LT Std 45 Book" w:eastAsia="Arial" w:hAnsi="Avenir LT Std 45 Book" w:cstheme="majorHAnsi"/>
            <w:color w:val="000000" w:themeColor="text1"/>
            <w:sz w:val="24"/>
            <w:szCs w:val="24"/>
          </w:rPr>
          <w:t>, this guideli</w:t>
        </w:r>
      </w:ins>
      <w:ins w:id="44" w:author="Olivia Marques" w:date="2023-11-15T15:26:00Z">
        <w:r w:rsidR="00906859">
          <w:rPr>
            <w:rFonts w:ascii="Avenir LT Std 45 Book" w:eastAsia="Arial" w:hAnsi="Avenir LT Std 45 Book" w:cstheme="majorHAnsi"/>
            <w:color w:val="000000" w:themeColor="text1"/>
            <w:sz w:val="24"/>
            <w:szCs w:val="24"/>
          </w:rPr>
          <w:t>ne should have a maximum total point of (58-5) 53 points.</w:t>
        </w:r>
      </w:ins>
    </w:p>
    <w:p w14:paraId="6FF54C56" w14:textId="77777777" w:rsidR="00EF01F9" w:rsidRDefault="00EF01F9">
      <w:pPr>
        <w:rPr>
          <w:rFonts w:ascii="Avenir LT Std 45 Book" w:eastAsia="Arial" w:hAnsi="Avenir LT Std 45 Book" w:cstheme="majorHAnsi"/>
          <w:color w:val="000000" w:themeColor="text1"/>
          <w:sz w:val="24"/>
          <w:szCs w:val="24"/>
        </w:rPr>
      </w:pPr>
      <w:r>
        <w:rPr>
          <w:rFonts w:ascii="Avenir LT Std 45 Book" w:eastAsia="Arial" w:hAnsi="Avenir LT Std 45 Book" w:cstheme="majorHAnsi"/>
          <w:color w:val="000000" w:themeColor="text1"/>
          <w:sz w:val="24"/>
          <w:szCs w:val="24"/>
        </w:rPr>
        <w:br w:type="page"/>
      </w:r>
    </w:p>
    <w:p w14:paraId="5712BC1C" w14:textId="77777777" w:rsidR="00BD2609" w:rsidRDefault="00BD2609" w:rsidP="00D01D6D">
      <w:pPr>
        <w:jc w:val="both"/>
        <w:rPr>
          <w:rFonts w:ascii="Avenir LT Std 45 Book" w:eastAsia="Arial" w:hAnsi="Avenir LT Std 45 Book" w:cstheme="majorHAnsi"/>
          <w:color w:val="000000" w:themeColor="text1"/>
          <w:sz w:val="24"/>
          <w:szCs w:val="24"/>
        </w:rPr>
      </w:pPr>
    </w:p>
    <w:p w14:paraId="78224582" w14:textId="77777777" w:rsidR="00DF7A54" w:rsidRDefault="00DF7A54" w:rsidP="00D01D6D">
      <w:pPr>
        <w:jc w:val="both"/>
        <w:rPr>
          <w:rFonts w:ascii="Avenir LT Std 45 Book" w:eastAsia="Arial" w:hAnsi="Avenir LT Std 45 Book" w:cstheme="majorHAnsi"/>
          <w:color w:val="000000" w:themeColor="text1"/>
          <w:sz w:val="24"/>
          <w:szCs w:val="24"/>
        </w:rPr>
      </w:pPr>
    </w:p>
    <w:tbl>
      <w:tblPr>
        <w:tblW w:w="12800" w:type="dxa"/>
        <w:tblCellMar>
          <w:left w:w="70" w:type="dxa"/>
          <w:right w:w="70" w:type="dxa"/>
        </w:tblCellMar>
        <w:tblLook w:val="04A0" w:firstRow="1" w:lastRow="0" w:firstColumn="1" w:lastColumn="0" w:noHBand="0" w:noVBand="1"/>
      </w:tblPr>
      <w:tblGrid>
        <w:gridCol w:w="1044"/>
        <w:gridCol w:w="1900"/>
        <w:gridCol w:w="4200"/>
        <w:gridCol w:w="2280"/>
        <w:gridCol w:w="610"/>
        <w:gridCol w:w="737"/>
        <w:gridCol w:w="750"/>
        <w:gridCol w:w="220"/>
        <w:gridCol w:w="676"/>
        <w:gridCol w:w="717"/>
      </w:tblGrid>
      <w:tr w:rsidR="00280100" w:rsidRPr="00280100" w14:paraId="108A536D" w14:textId="77777777" w:rsidTr="00280100">
        <w:trPr>
          <w:trHeight w:val="348"/>
        </w:trPr>
        <w:tc>
          <w:tcPr>
            <w:tcW w:w="960" w:type="dxa"/>
            <w:tcBorders>
              <w:top w:val="single" w:sz="4" w:space="0" w:color="auto"/>
              <w:left w:val="single" w:sz="4" w:space="0" w:color="auto"/>
              <w:bottom w:val="nil"/>
              <w:right w:val="single" w:sz="4" w:space="0" w:color="auto"/>
            </w:tcBorders>
            <w:shd w:val="clear" w:color="000000" w:fill="D9E1F2"/>
            <w:vAlign w:val="center"/>
            <w:hideMark/>
          </w:tcPr>
          <w:p w14:paraId="25057A80" w14:textId="77777777" w:rsidR="00280100" w:rsidRPr="00280100" w:rsidRDefault="00280100" w:rsidP="00280100">
            <w:pPr>
              <w:spacing w:after="0" w:line="240" w:lineRule="auto"/>
              <w:jc w:val="center"/>
              <w:rPr>
                <w:rFonts w:ascii="Avenir LT Std 45 Book" w:eastAsia="Times New Roman" w:hAnsi="Avenir LT Std 45 Book"/>
                <w:b/>
                <w:bCs/>
                <w:color w:val="000000"/>
                <w:lang w:val="pt-BR" w:eastAsia="pt-BR"/>
              </w:rPr>
            </w:pPr>
            <w:r w:rsidRPr="00280100">
              <w:rPr>
                <w:rFonts w:ascii="Avenir LT Std 45 Book" w:eastAsia="Times New Roman" w:hAnsi="Avenir LT Std 45 Book"/>
                <w:b/>
                <w:bCs/>
                <w:color w:val="000000"/>
                <w:lang w:val="pt-BR" w:eastAsia="pt-BR"/>
              </w:rPr>
              <w:t>Indicator</w:t>
            </w:r>
          </w:p>
        </w:tc>
        <w:tc>
          <w:tcPr>
            <w:tcW w:w="1900" w:type="dxa"/>
            <w:tcBorders>
              <w:top w:val="single" w:sz="4" w:space="0" w:color="auto"/>
              <w:left w:val="nil"/>
              <w:bottom w:val="nil"/>
              <w:right w:val="nil"/>
            </w:tcBorders>
            <w:shd w:val="clear" w:color="000000" w:fill="D9E1F2"/>
            <w:vAlign w:val="center"/>
            <w:hideMark/>
          </w:tcPr>
          <w:p w14:paraId="5E3955B1" w14:textId="77777777" w:rsidR="00280100" w:rsidRPr="00280100" w:rsidRDefault="00280100" w:rsidP="00280100">
            <w:pPr>
              <w:spacing w:after="0" w:line="240" w:lineRule="auto"/>
              <w:jc w:val="center"/>
              <w:rPr>
                <w:rFonts w:ascii="Avenir LT Std 45 Book" w:eastAsia="Times New Roman" w:hAnsi="Avenir LT Std 45 Book"/>
                <w:b/>
                <w:bCs/>
                <w:color w:val="000000"/>
                <w:lang w:val="pt-BR" w:eastAsia="pt-BR"/>
              </w:rPr>
            </w:pPr>
            <w:proofErr w:type="spellStart"/>
            <w:r w:rsidRPr="00280100">
              <w:rPr>
                <w:rFonts w:ascii="Avenir LT Std 45 Book" w:eastAsia="Times New Roman" w:hAnsi="Avenir LT Std 45 Book"/>
                <w:b/>
                <w:bCs/>
                <w:color w:val="000000"/>
                <w:lang w:val="pt-BR" w:eastAsia="pt-BR"/>
              </w:rPr>
              <w:t>Criteria</w:t>
            </w:r>
            <w:proofErr w:type="spellEnd"/>
          </w:p>
        </w:tc>
        <w:tc>
          <w:tcPr>
            <w:tcW w:w="4200"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5899554B" w14:textId="77777777" w:rsidR="00280100" w:rsidRPr="00280100" w:rsidRDefault="00280100" w:rsidP="00280100">
            <w:pPr>
              <w:spacing w:after="0" w:line="240" w:lineRule="auto"/>
              <w:jc w:val="center"/>
              <w:rPr>
                <w:rFonts w:ascii="Avenir LT Std 45 Book" w:eastAsia="Times New Roman" w:hAnsi="Avenir LT Std 45 Book"/>
                <w:b/>
                <w:bCs/>
                <w:color w:val="000000"/>
                <w:lang w:val="pt-BR" w:eastAsia="pt-BR"/>
              </w:rPr>
            </w:pPr>
            <w:r w:rsidRPr="00280100">
              <w:rPr>
                <w:rFonts w:ascii="Avenir LT Std 45 Book" w:eastAsia="Times New Roman" w:hAnsi="Avenir LT Std 45 Book"/>
                <w:b/>
                <w:bCs/>
                <w:color w:val="000000"/>
                <w:lang w:val="pt-BR" w:eastAsia="pt-BR"/>
              </w:rPr>
              <w:t xml:space="preserve">Project </w:t>
            </w:r>
            <w:proofErr w:type="spellStart"/>
            <w:r w:rsidRPr="00280100">
              <w:rPr>
                <w:rFonts w:ascii="Avenir LT Std 45 Book" w:eastAsia="Times New Roman" w:hAnsi="Avenir LT Std 45 Book"/>
                <w:b/>
                <w:bCs/>
                <w:color w:val="000000"/>
                <w:lang w:val="pt-BR" w:eastAsia="pt-BR"/>
              </w:rPr>
              <w:t>Activity</w:t>
            </w:r>
            <w:proofErr w:type="spellEnd"/>
            <w:r w:rsidRPr="00280100">
              <w:rPr>
                <w:rFonts w:ascii="Avenir LT Std 45 Book" w:eastAsia="Times New Roman" w:hAnsi="Avenir LT Std 45 Book"/>
                <w:b/>
                <w:bCs/>
                <w:color w:val="000000"/>
                <w:lang w:val="pt-BR" w:eastAsia="pt-BR"/>
              </w:rPr>
              <w:t xml:space="preserve"> (</w:t>
            </w:r>
            <w:proofErr w:type="spellStart"/>
            <w:r w:rsidRPr="00280100">
              <w:rPr>
                <w:rFonts w:ascii="Avenir LT Std 45 Book" w:eastAsia="Times New Roman" w:hAnsi="Avenir LT Std 45 Book"/>
                <w:b/>
                <w:bCs/>
                <w:color w:val="000000"/>
                <w:lang w:val="pt-BR" w:eastAsia="pt-BR"/>
              </w:rPr>
              <w:t>Outcome</w:t>
            </w:r>
            <w:proofErr w:type="spellEnd"/>
            <w:r w:rsidRPr="00280100">
              <w:rPr>
                <w:rFonts w:ascii="Avenir LT Std 45 Book" w:eastAsia="Times New Roman" w:hAnsi="Avenir LT Std 45 Book"/>
                <w:b/>
                <w:bCs/>
                <w:color w:val="000000"/>
                <w:lang w:val="pt-BR" w:eastAsia="pt-BR"/>
              </w:rPr>
              <w:t>)</w:t>
            </w:r>
          </w:p>
        </w:tc>
        <w:tc>
          <w:tcPr>
            <w:tcW w:w="2280" w:type="dxa"/>
            <w:tcBorders>
              <w:top w:val="single" w:sz="4" w:space="0" w:color="auto"/>
              <w:left w:val="nil"/>
              <w:bottom w:val="single" w:sz="4" w:space="0" w:color="auto"/>
              <w:right w:val="single" w:sz="4" w:space="0" w:color="auto"/>
            </w:tcBorders>
            <w:shd w:val="clear" w:color="000000" w:fill="D9E1F2"/>
            <w:vAlign w:val="center"/>
            <w:hideMark/>
          </w:tcPr>
          <w:p w14:paraId="0D6A10F7" w14:textId="77777777" w:rsidR="00280100" w:rsidRPr="00280100" w:rsidRDefault="00280100" w:rsidP="00280100">
            <w:pPr>
              <w:spacing w:after="0" w:line="240" w:lineRule="auto"/>
              <w:jc w:val="center"/>
              <w:rPr>
                <w:rFonts w:ascii="Avenir LT Std 45 Book" w:eastAsia="Times New Roman" w:hAnsi="Avenir LT Std 45 Book"/>
                <w:b/>
                <w:bCs/>
                <w:color w:val="000000"/>
                <w:lang w:val="pt-BR" w:eastAsia="pt-BR"/>
              </w:rPr>
            </w:pPr>
            <w:proofErr w:type="spellStart"/>
            <w:r w:rsidRPr="00280100">
              <w:rPr>
                <w:rFonts w:ascii="Avenir LT Std 45 Book" w:eastAsia="Times New Roman" w:hAnsi="Avenir LT Std 45 Book"/>
                <w:b/>
                <w:bCs/>
                <w:color w:val="000000"/>
                <w:lang w:val="pt-BR" w:eastAsia="pt-BR"/>
              </w:rPr>
              <w:t>Accepted</w:t>
            </w:r>
            <w:proofErr w:type="spellEnd"/>
            <w:r w:rsidRPr="00280100">
              <w:rPr>
                <w:rFonts w:ascii="Avenir LT Std 45 Book" w:eastAsia="Times New Roman" w:hAnsi="Avenir LT Std 45 Book"/>
                <w:b/>
                <w:bCs/>
                <w:color w:val="000000"/>
                <w:lang w:val="pt-BR" w:eastAsia="pt-BR"/>
              </w:rPr>
              <w:t xml:space="preserve"> </w:t>
            </w:r>
            <w:proofErr w:type="spellStart"/>
            <w:r w:rsidRPr="00280100">
              <w:rPr>
                <w:rFonts w:ascii="Avenir LT Std 45 Book" w:eastAsia="Times New Roman" w:hAnsi="Avenir LT Std 45 Book"/>
                <w:b/>
                <w:bCs/>
                <w:color w:val="000000"/>
                <w:lang w:val="pt-BR" w:eastAsia="pt-BR"/>
              </w:rPr>
              <w:t>Evidence</w:t>
            </w:r>
            <w:proofErr w:type="spellEnd"/>
          </w:p>
        </w:tc>
        <w:tc>
          <w:tcPr>
            <w:tcW w:w="560" w:type="dxa"/>
            <w:tcBorders>
              <w:top w:val="single" w:sz="4" w:space="0" w:color="auto"/>
              <w:left w:val="nil"/>
              <w:bottom w:val="single" w:sz="4" w:space="0" w:color="auto"/>
              <w:right w:val="nil"/>
            </w:tcBorders>
            <w:shd w:val="clear" w:color="000000" w:fill="D9E1F2"/>
            <w:vAlign w:val="center"/>
            <w:hideMark/>
          </w:tcPr>
          <w:p w14:paraId="39198ABB" w14:textId="77777777" w:rsidR="00280100" w:rsidRPr="00280100" w:rsidRDefault="00280100" w:rsidP="00280100">
            <w:pPr>
              <w:spacing w:after="0" w:line="240" w:lineRule="auto"/>
              <w:jc w:val="center"/>
              <w:rPr>
                <w:rFonts w:ascii="Avenir LT Std 45 Book" w:eastAsia="Times New Roman" w:hAnsi="Avenir LT Std 45 Book"/>
                <w:b/>
                <w:bCs/>
                <w:color w:val="000000"/>
                <w:lang w:val="pt-BR" w:eastAsia="pt-BR"/>
              </w:rPr>
            </w:pPr>
            <w:proofErr w:type="spellStart"/>
            <w:r w:rsidRPr="00280100">
              <w:rPr>
                <w:rFonts w:ascii="Avenir LT Std 45 Book" w:eastAsia="Times New Roman" w:hAnsi="Avenir LT Std 45 Book"/>
                <w:b/>
                <w:bCs/>
                <w:color w:val="000000"/>
                <w:lang w:val="pt-BR" w:eastAsia="pt-BR"/>
              </w:rPr>
              <w:t>Cost</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23EBE7D9" w14:textId="77777777" w:rsidR="00280100" w:rsidRPr="00280100" w:rsidRDefault="00280100" w:rsidP="00280100">
            <w:pPr>
              <w:spacing w:after="0" w:line="240" w:lineRule="auto"/>
              <w:jc w:val="center"/>
              <w:rPr>
                <w:rFonts w:ascii="Avenir LT Std 45 Book" w:eastAsia="Times New Roman" w:hAnsi="Avenir LT Std 45 Book"/>
                <w:b/>
                <w:bCs/>
                <w:color w:val="000000"/>
                <w:lang w:val="pt-BR" w:eastAsia="pt-BR"/>
              </w:rPr>
            </w:pPr>
            <w:proofErr w:type="spellStart"/>
            <w:r w:rsidRPr="00280100">
              <w:rPr>
                <w:rFonts w:ascii="Avenir LT Std 45 Book" w:eastAsia="Times New Roman" w:hAnsi="Avenir LT Std 45 Book"/>
                <w:b/>
                <w:bCs/>
                <w:color w:val="000000"/>
                <w:lang w:val="pt-BR" w:eastAsia="pt-BR"/>
              </w:rPr>
              <w:t>Diffic</w:t>
            </w:r>
            <w:proofErr w:type="spellEnd"/>
            <w:r w:rsidRPr="00280100">
              <w:rPr>
                <w:rFonts w:ascii="Avenir LT Std 45 Book" w:eastAsia="Times New Roman" w:hAnsi="Avenir LT Std 45 Book"/>
                <w:b/>
                <w:bCs/>
                <w:color w:val="000000"/>
                <w:lang w:val="pt-BR" w:eastAsia="pt-BR"/>
              </w:rPr>
              <w:t>.</w:t>
            </w:r>
          </w:p>
        </w:tc>
        <w:tc>
          <w:tcPr>
            <w:tcW w:w="700" w:type="dxa"/>
            <w:tcBorders>
              <w:top w:val="single" w:sz="4" w:space="0" w:color="auto"/>
              <w:left w:val="nil"/>
              <w:bottom w:val="single" w:sz="4" w:space="0" w:color="auto"/>
              <w:right w:val="single" w:sz="4" w:space="0" w:color="auto"/>
            </w:tcBorders>
            <w:shd w:val="clear" w:color="000000" w:fill="D9E1F2"/>
            <w:vAlign w:val="center"/>
            <w:hideMark/>
          </w:tcPr>
          <w:p w14:paraId="2C2A475A" w14:textId="77777777" w:rsidR="00280100" w:rsidRPr="00280100" w:rsidRDefault="00280100" w:rsidP="00280100">
            <w:pPr>
              <w:spacing w:after="0" w:line="240" w:lineRule="auto"/>
              <w:jc w:val="center"/>
              <w:rPr>
                <w:rFonts w:ascii="Avenir LT Std 45 Book" w:eastAsia="Times New Roman" w:hAnsi="Avenir LT Std 45 Book"/>
                <w:b/>
                <w:bCs/>
                <w:color w:val="000000"/>
                <w:lang w:val="pt-BR" w:eastAsia="pt-BR"/>
              </w:rPr>
            </w:pPr>
            <w:proofErr w:type="spellStart"/>
            <w:r w:rsidRPr="00280100">
              <w:rPr>
                <w:rFonts w:ascii="Avenir LT Std 45 Book" w:eastAsia="Times New Roman" w:hAnsi="Avenir LT Std 45 Book"/>
                <w:b/>
                <w:bCs/>
                <w:color w:val="000000"/>
                <w:lang w:val="pt-BR" w:eastAsia="pt-BR"/>
              </w:rPr>
              <w:t>Resul</w:t>
            </w:r>
            <w:proofErr w:type="spellEnd"/>
            <w:r w:rsidRPr="00280100">
              <w:rPr>
                <w:rFonts w:ascii="Avenir LT Std 45 Book" w:eastAsia="Times New Roman" w:hAnsi="Avenir LT Std 45 Book"/>
                <w:b/>
                <w:bCs/>
                <w:color w:val="000000"/>
                <w:lang w:val="pt-BR" w:eastAsia="pt-BR"/>
              </w:rPr>
              <w:t>.</w:t>
            </w:r>
          </w:p>
        </w:tc>
        <w:tc>
          <w:tcPr>
            <w:tcW w:w="220" w:type="dxa"/>
            <w:tcBorders>
              <w:top w:val="nil"/>
              <w:left w:val="nil"/>
              <w:bottom w:val="nil"/>
              <w:right w:val="nil"/>
            </w:tcBorders>
            <w:shd w:val="clear" w:color="auto" w:fill="auto"/>
            <w:noWrap/>
            <w:vAlign w:val="bottom"/>
            <w:hideMark/>
          </w:tcPr>
          <w:p w14:paraId="6D00012A" w14:textId="77777777" w:rsidR="00280100" w:rsidRPr="00280100" w:rsidRDefault="00280100" w:rsidP="00280100">
            <w:pPr>
              <w:spacing w:after="0" w:line="240" w:lineRule="auto"/>
              <w:jc w:val="center"/>
              <w:rPr>
                <w:rFonts w:ascii="Avenir LT Std 45 Book" w:eastAsia="Times New Roman" w:hAnsi="Avenir LT Std 45 Book"/>
                <w:b/>
                <w:bCs/>
                <w:color w:val="000000"/>
                <w:lang w:val="pt-BR" w:eastAsia="pt-BR"/>
              </w:rPr>
            </w:pPr>
          </w:p>
        </w:tc>
        <w:tc>
          <w:tcPr>
            <w:tcW w:w="620"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34398E50" w14:textId="77777777" w:rsidR="00280100" w:rsidRPr="00280100" w:rsidRDefault="00280100" w:rsidP="00280100">
            <w:pPr>
              <w:spacing w:after="0" w:line="240" w:lineRule="auto"/>
              <w:jc w:val="center"/>
              <w:rPr>
                <w:rFonts w:ascii="Avenir LT Std 45 Book" w:eastAsia="Times New Roman" w:hAnsi="Avenir LT Std 45 Book"/>
                <w:b/>
                <w:bCs/>
                <w:color w:val="000000"/>
                <w:lang w:val="pt-BR" w:eastAsia="pt-BR"/>
              </w:rPr>
            </w:pPr>
            <w:proofErr w:type="spellStart"/>
            <w:r w:rsidRPr="00280100">
              <w:rPr>
                <w:rFonts w:ascii="Avenir LT Std 45 Book" w:eastAsia="Times New Roman" w:hAnsi="Avenir LT Std 45 Book"/>
                <w:b/>
                <w:bCs/>
                <w:color w:val="000000"/>
                <w:lang w:val="pt-BR" w:eastAsia="pt-BR"/>
              </w:rPr>
              <w:t>Aver</w:t>
            </w:r>
            <w:proofErr w:type="spellEnd"/>
            <w:r w:rsidRPr="00280100">
              <w:rPr>
                <w:rFonts w:ascii="Avenir LT Std 45 Book" w:eastAsia="Times New Roman" w:hAnsi="Avenir LT Std 45 Book"/>
                <w:b/>
                <w:bCs/>
                <w:color w:val="000000"/>
                <w:lang w:val="pt-BR" w:eastAsia="pt-BR"/>
              </w:rPr>
              <w:t>.</w:t>
            </w:r>
          </w:p>
        </w:tc>
        <w:tc>
          <w:tcPr>
            <w:tcW w:w="660" w:type="dxa"/>
            <w:tcBorders>
              <w:top w:val="single" w:sz="4" w:space="0" w:color="auto"/>
              <w:left w:val="nil"/>
              <w:bottom w:val="single" w:sz="4" w:space="0" w:color="auto"/>
              <w:right w:val="single" w:sz="4" w:space="0" w:color="auto"/>
            </w:tcBorders>
            <w:shd w:val="clear" w:color="000000" w:fill="D9E1F2"/>
            <w:vAlign w:val="center"/>
            <w:hideMark/>
          </w:tcPr>
          <w:p w14:paraId="1F1555D3" w14:textId="77777777" w:rsidR="00280100" w:rsidRPr="00280100" w:rsidRDefault="00280100" w:rsidP="00280100">
            <w:pPr>
              <w:spacing w:after="0" w:line="240" w:lineRule="auto"/>
              <w:jc w:val="center"/>
              <w:rPr>
                <w:rFonts w:ascii="Avenir LT Std 45 Book" w:eastAsia="Times New Roman" w:hAnsi="Avenir LT Std 45 Book"/>
                <w:b/>
                <w:bCs/>
                <w:color w:val="000000"/>
                <w:lang w:val="pt-BR" w:eastAsia="pt-BR"/>
              </w:rPr>
            </w:pPr>
            <w:r w:rsidRPr="00280100">
              <w:rPr>
                <w:rFonts w:ascii="Avenir LT Std 45 Book" w:eastAsia="Times New Roman" w:hAnsi="Avenir LT Std 45 Book"/>
                <w:b/>
                <w:bCs/>
                <w:color w:val="000000"/>
                <w:lang w:val="pt-BR" w:eastAsia="pt-BR"/>
              </w:rPr>
              <w:t>Score</w:t>
            </w:r>
          </w:p>
        </w:tc>
      </w:tr>
      <w:tr w:rsidR="00280100" w:rsidRPr="00280100" w14:paraId="566D84C5" w14:textId="77777777" w:rsidTr="00280100">
        <w:trPr>
          <w:trHeight w:val="1512"/>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5AF32EC" w14:textId="77777777" w:rsidR="00280100" w:rsidRPr="00280100" w:rsidRDefault="00280100" w:rsidP="00280100">
            <w:pPr>
              <w:spacing w:after="0" w:line="240" w:lineRule="auto"/>
              <w:jc w:val="center"/>
              <w:rPr>
                <w:rFonts w:ascii="Avenir LT Std 45 Book" w:eastAsia="Times New Roman" w:hAnsi="Avenir LT Std 45 Book"/>
                <w:b/>
                <w:bCs/>
                <w:color w:val="000000"/>
                <w:lang w:val="pt-BR" w:eastAsia="pt-BR"/>
              </w:rPr>
            </w:pPr>
            <w:proofErr w:type="spellStart"/>
            <w:r w:rsidRPr="00280100">
              <w:rPr>
                <w:rFonts w:ascii="Avenir LT Std 45 Book" w:eastAsia="Times New Roman" w:hAnsi="Avenir LT Std 45 Book"/>
                <w:b/>
                <w:bCs/>
                <w:color w:val="000000"/>
                <w:lang w:val="pt-BR" w:eastAsia="pt-BR"/>
              </w:rPr>
              <w:t>Property</w:t>
            </w:r>
            <w:proofErr w:type="spellEnd"/>
            <w:r w:rsidRPr="00280100">
              <w:rPr>
                <w:rFonts w:ascii="Avenir LT Std 45 Book" w:eastAsia="Times New Roman" w:hAnsi="Avenir LT Std 45 Book"/>
                <w:b/>
                <w:bCs/>
                <w:color w:val="000000"/>
                <w:lang w:val="pt-BR" w:eastAsia="pt-BR"/>
              </w:rPr>
              <w:t xml:space="preserve"> Management Indicator</w:t>
            </w:r>
          </w:p>
        </w:tc>
        <w:tc>
          <w:tcPr>
            <w:tcW w:w="1900" w:type="dxa"/>
            <w:vMerge w:val="restart"/>
            <w:tcBorders>
              <w:top w:val="single" w:sz="4" w:space="0" w:color="auto"/>
              <w:left w:val="single" w:sz="4" w:space="0" w:color="auto"/>
              <w:bottom w:val="single" w:sz="4" w:space="0" w:color="auto"/>
              <w:right w:val="nil"/>
            </w:tcBorders>
            <w:shd w:val="clear" w:color="auto" w:fill="auto"/>
            <w:vAlign w:val="center"/>
            <w:hideMark/>
          </w:tcPr>
          <w:p w14:paraId="4D4155A9" w14:textId="5F8BDDD2" w:rsidR="00280100" w:rsidRPr="00280100" w:rsidRDefault="00280100" w:rsidP="00280100">
            <w:pPr>
              <w:spacing w:after="0" w:line="240" w:lineRule="auto"/>
              <w:jc w:val="center"/>
              <w:rPr>
                <w:rFonts w:ascii="Avenir LT Std 45 Book" w:eastAsia="Times New Roman" w:hAnsi="Avenir LT Std 45 Book"/>
                <w:color w:val="000000"/>
                <w:lang w:eastAsia="pt-BR"/>
              </w:rPr>
            </w:pPr>
            <w:r w:rsidRPr="00280100">
              <w:rPr>
                <w:rFonts w:ascii="Avenir LT Std 45 Book" w:eastAsia="Times New Roman" w:hAnsi="Avenir LT Std 45 Book"/>
                <w:color w:val="000000"/>
                <w:lang w:eastAsia="pt-BR"/>
              </w:rPr>
              <w:t>1.1 Improv</w:t>
            </w:r>
            <w:ins w:id="45" w:author="Lorena de Carvalho Lourenço" w:date="2023-10-31T17:30:00Z">
              <w:r w:rsidR="0095308D">
                <w:rPr>
                  <w:rFonts w:ascii="Avenir LT Std 45 Book" w:eastAsia="Times New Roman" w:hAnsi="Avenir LT Std 45 Book"/>
                  <w:color w:val="000000"/>
                  <w:lang w:eastAsia="pt-BR"/>
                </w:rPr>
                <w:t>e</w:t>
              </w:r>
            </w:ins>
            <w:del w:id="46" w:author="Lorena de Carvalho Lourenço" w:date="2023-10-31T17:30:00Z">
              <w:r w:rsidRPr="00280100" w:rsidDel="0095308D">
                <w:rPr>
                  <w:rFonts w:ascii="Avenir LT Std 45 Book" w:eastAsia="Times New Roman" w:hAnsi="Avenir LT Std 45 Book"/>
                  <w:color w:val="000000"/>
                  <w:lang w:eastAsia="pt-BR"/>
                </w:rPr>
                <w:delText>ing</w:delText>
              </w:r>
            </w:del>
            <w:r w:rsidRPr="00280100">
              <w:rPr>
                <w:rFonts w:ascii="Avenir LT Std 45 Book" w:eastAsia="Times New Roman" w:hAnsi="Avenir LT Std 45 Book"/>
                <w:color w:val="000000"/>
                <w:lang w:eastAsia="pt-BR"/>
              </w:rPr>
              <w:t xml:space="preserve"> property management techniques to reduce conflict.</w:t>
            </w:r>
          </w:p>
        </w:tc>
        <w:tc>
          <w:tcPr>
            <w:tcW w:w="4200" w:type="dxa"/>
            <w:tcBorders>
              <w:top w:val="nil"/>
              <w:left w:val="single" w:sz="4" w:space="0" w:color="auto"/>
              <w:bottom w:val="single" w:sz="4" w:space="0" w:color="auto"/>
              <w:right w:val="single" w:sz="4" w:space="0" w:color="auto"/>
            </w:tcBorders>
            <w:shd w:val="clear" w:color="000000" w:fill="F2F2F2"/>
            <w:vAlign w:val="center"/>
            <w:hideMark/>
          </w:tcPr>
          <w:p w14:paraId="5E800AA3" w14:textId="77777777" w:rsidR="00280100" w:rsidRPr="00D2111D" w:rsidRDefault="00280100" w:rsidP="00280100">
            <w:pPr>
              <w:spacing w:after="0" w:line="240" w:lineRule="auto"/>
              <w:rPr>
                <w:rFonts w:ascii="Avenir LT Std 45 Book" w:eastAsia="Times New Roman" w:hAnsi="Avenir LT Std 45 Book"/>
                <w:color w:val="000000"/>
                <w:lang w:eastAsia="pt-BR"/>
              </w:rPr>
            </w:pPr>
            <w:r w:rsidRPr="00D2111D">
              <w:rPr>
                <w:rFonts w:ascii="Avenir LT Std 45 Book" w:eastAsia="Times New Roman" w:hAnsi="Avenir LT Std 45 Book"/>
                <w:color w:val="000000"/>
                <w:lang w:eastAsia="pt-BR"/>
              </w:rPr>
              <w:t>1.1.a Implement</w:t>
            </w:r>
            <w:del w:id="47" w:author="Lorena de Carvalho Lourenço" w:date="2023-10-31T17:29:00Z">
              <w:r w:rsidRPr="00D2111D" w:rsidDel="00C42117">
                <w:rPr>
                  <w:rFonts w:ascii="Avenir LT Std 45 Book" w:eastAsia="Times New Roman" w:hAnsi="Avenir LT Std 45 Book"/>
                  <w:color w:val="000000"/>
                  <w:lang w:eastAsia="pt-BR"/>
                </w:rPr>
                <w:delText>ing</w:delText>
              </w:r>
            </w:del>
            <w:r w:rsidRPr="00D2111D">
              <w:rPr>
                <w:rFonts w:ascii="Avenir LT Std 45 Book" w:eastAsia="Times New Roman" w:hAnsi="Avenir LT Std 45 Book"/>
                <w:color w:val="000000"/>
                <w:lang w:eastAsia="pt-BR"/>
              </w:rPr>
              <w:t xml:space="preserve"> herd management (evaluation of areas susceptible to depredation and relocation of herds to other areas).</w:t>
            </w:r>
          </w:p>
        </w:tc>
        <w:tc>
          <w:tcPr>
            <w:tcW w:w="2280" w:type="dxa"/>
            <w:tcBorders>
              <w:top w:val="nil"/>
              <w:left w:val="nil"/>
              <w:bottom w:val="single" w:sz="4" w:space="0" w:color="auto"/>
              <w:right w:val="single" w:sz="4" w:space="0" w:color="auto"/>
            </w:tcBorders>
            <w:shd w:val="clear" w:color="auto" w:fill="auto"/>
            <w:vAlign w:val="center"/>
            <w:hideMark/>
          </w:tcPr>
          <w:p w14:paraId="7124EBAC" w14:textId="77777777" w:rsidR="00280100" w:rsidRPr="00280100" w:rsidRDefault="00280100" w:rsidP="00280100">
            <w:pPr>
              <w:spacing w:after="0" w:line="240" w:lineRule="auto"/>
              <w:jc w:val="center"/>
              <w:rPr>
                <w:rFonts w:ascii="Avenir LT Std 45 Book" w:eastAsia="Times New Roman" w:hAnsi="Avenir LT Std 45 Book"/>
                <w:color w:val="000000"/>
                <w:lang w:eastAsia="pt-BR"/>
              </w:rPr>
            </w:pPr>
            <w:r w:rsidRPr="00280100">
              <w:rPr>
                <w:rFonts w:ascii="Avenir LT Std 45 Book" w:eastAsia="Times New Roman" w:hAnsi="Avenir LT Std 45 Book"/>
                <w:color w:val="000000"/>
                <w:lang w:eastAsia="pt-BR"/>
              </w:rPr>
              <w:t>Present plan with the proposal for herd management.</w:t>
            </w:r>
          </w:p>
        </w:tc>
        <w:tc>
          <w:tcPr>
            <w:tcW w:w="560" w:type="dxa"/>
            <w:tcBorders>
              <w:top w:val="nil"/>
              <w:left w:val="nil"/>
              <w:bottom w:val="single" w:sz="4" w:space="0" w:color="auto"/>
              <w:right w:val="nil"/>
            </w:tcBorders>
            <w:shd w:val="clear" w:color="auto" w:fill="auto"/>
            <w:noWrap/>
            <w:vAlign w:val="center"/>
            <w:hideMark/>
          </w:tcPr>
          <w:p w14:paraId="30722B3C"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2</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26F1591E"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1</w:t>
            </w:r>
          </w:p>
        </w:tc>
        <w:tc>
          <w:tcPr>
            <w:tcW w:w="700" w:type="dxa"/>
            <w:tcBorders>
              <w:top w:val="nil"/>
              <w:left w:val="nil"/>
              <w:bottom w:val="single" w:sz="4" w:space="0" w:color="auto"/>
              <w:right w:val="single" w:sz="4" w:space="0" w:color="auto"/>
            </w:tcBorders>
            <w:shd w:val="clear" w:color="auto" w:fill="auto"/>
            <w:noWrap/>
            <w:vAlign w:val="center"/>
            <w:hideMark/>
          </w:tcPr>
          <w:p w14:paraId="13F48FD8"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2</w:t>
            </w:r>
          </w:p>
        </w:tc>
        <w:tc>
          <w:tcPr>
            <w:tcW w:w="220" w:type="dxa"/>
            <w:tcBorders>
              <w:top w:val="nil"/>
              <w:left w:val="nil"/>
              <w:bottom w:val="nil"/>
              <w:right w:val="nil"/>
            </w:tcBorders>
            <w:shd w:val="clear" w:color="auto" w:fill="auto"/>
            <w:noWrap/>
            <w:vAlign w:val="center"/>
            <w:hideMark/>
          </w:tcPr>
          <w:p w14:paraId="283F10EF" w14:textId="77777777" w:rsidR="00280100" w:rsidRPr="00280100"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67974E6" w14:textId="043B94D1" w:rsidR="00280100" w:rsidRPr="00280100" w:rsidRDefault="00280100" w:rsidP="00280100">
            <w:pPr>
              <w:spacing w:after="0" w:line="240" w:lineRule="auto"/>
              <w:jc w:val="center"/>
              <w:rPr>
                <w:rFonts w:eastAsia="Times New Roman"/>
                <w:color w:val="000000"/>
                <w:lang w:val="pt-BR" w:eastAsia="pt-BR"/>
              </w:rPr>
            </w:pPr>
            <w:del w:id="48" w:author="Olivia Marques" w:date="2023-11-12T21:30:00Z">
              <w:r w:rsidRPr="00280100" w:rsidDel="002D58C5">
                <w:rPr>
                  <w:rFonts w:eastAsia="Times New Roman"/>
                  <w:color w:val="000000"/>
                  <w:lang w:val="pt-BR" w:eastAsia="pt-BR"/>
                </w:rPr>
                <w:delText>1</w:delText>
              </w:r>
            </w:del>
            <w:ins w:id="49" w:author="Olivia Marques" w:date="2023-11-12T21:30:00Z">
              <w:r w:rsidR="002D58C5">
                <w:rPr>
                  <w:rFonts w:eastAsia="Times New Roman"/>
                  <w:color w:val="000000"/>
                  <w:lang w:val="pt-BR" w:eastAsia="pt-BR"/>
                </w:rPr>
                <w:t>2</w:t>
              </w:r>
            </w:ins>
          </w:p>
        </w:tc>
        <w:tc>
          <w:tcPr>
            <w:tcW w:w="660" w:type="dxa"/>
            <w:tcBorders>
              <w:top w:val="nil"/>
              <w:left w:val="nil"/>
              <w:bottom w:val="single" w:sz="4" w:space="0" w:color="auto"/>
              <w:right w:val="single" w:sz="4" w:space="0" w:color="auto"/>
            </w:tcBorders>
            <w:shd w:val="clear" w:color="auto" w:fill="auto"/>
            <w:noWrap/>
            <w:vAlign w:val="center"/>
            <w:hideMark/>
          </w:tcPr>
          <w:p w14:paraId="4C864763"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2</w:t>
            </w:r>
          </w:p>
        </w:tc>
      </w:tr>
      <w:tr w:rsidR="00280100" w:rsidRPr="00280100" w14:paraId="4726293E" w14:textId="77777777" w:rsidTr="00280100">
        <w:trPr>
          <w:trHeight w:val="244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28B514F" w14:textId="77777777" w:rsidR="00280100" w:rsidRPr="00280100" w:rsidRDefault="00280100" w:rsidP="00280100">
            <w:pPr>
              <w:spacing w:after="0" w:line="240" w:lineRule="auto"/>
              <w:rPr>
                <w:rFonts w:ascii="Avenir LT Std 45 Book" w:eastAsia="Times New Roman" w:hAnsi="Avenir LT Std 45 Book"/>
                <w:b/>
                <w:bCs/>
                <w:color w:val="000000"/>
                <w:lang w:val="pt-BR" w:eastAsia="pt-BR"/>
              </w:rPr>
            </w:pPr>
          </w:p>
        </w:tc>
        <w:tc>
          <w:tcPr>
            <w:tcW w:w="1900" w:type="dxa"/>
            <w:vMerge/>
            <w:tcBorders>
              <w:top w:val="single" w:sz="4" w:space="0" w:color="auto"/>
              <w:left w:val="single" w:sz="4" w:space="0" w:color="auto"/>
              <w:bottom w:val="single" w:sz="4" w:space="0" w:color="auto"/>
              <w:right w:val="nil"/>
            </w:tcBorders>
            <w:vAlign w:val="center"/>
            <w:hideMark/>
          </w:tcPr>
          <w:p w14:paraId="75BB1212" w14:textId="77777777" w:rsidR="00280100" w:rsidRPr="00280100" w:rsidRDefault="00280100" w:rsidP="00280100">
            <w:pPr>
              <w:spacing w:after="0" w:line="240" w:lineRule="auto"/>
              <w:rPr>
                <w:rFonts w:ascii="Avenir LT Std 45 Book" w:eastAsia="Times New Roman" w:hAnsi="Avenir LT Std 45 Book"/>
                <w:color w:val="000000"/>
                <w:lang w:val="pt-BR" w:eastAsia="pt-BR"/>
              </w:rPr>
            </w:pPr>
          </w:p>
        </w:tc>
        <w:tc>
          <w:tcPr>
            <w:tcW w:w="4200" w:type="dxa"/>
            <w:tcBorders>
              <w:top w:val="nil"/>
              <w:left w:val="single" w:sz="4" w:space="0" w:color="auto"/>
              <w:bottom w:val="single" w:sz="4" w:space="0" w:color="auto"/>
              <w:right w:val="single" w:sz="4" w:space="0" w:color="auto"/>
            </w:tcBorders>
            <w:shd w:val="clear" w:color="auto" w:fill="auto"/>
            <w:vAlign w:val="center"/>
            <w:hideMark/>
          </w:tcPr>
          <w:p w14:paraId="24B13C98" w14:textId="77777777" w:rsidR="00280100" w:rsidRPr="00D2111D" w:rsidRDefault="00280100" w:rsidP="00280100">
            <w:pPr>
              <w:spacing w:after="0" w:line="240" w:lineRule="auto"/>
              <w:rPr>
                <w:rFonts w:ascii="Avenir LT Std 45 Book" w:eastAsia="Times New Roman" w:hAnsi="Avenir LT Std 45 Book"/>
                <w:color w:val="000000"/>
                <w:lang w:eastAsia="pt-BR"/>
              </w:rPr>
            </w:pPr>
            <w:r w:rsidRPr="00D2111D">
              <w:rPr>
                <w:rFonts w:ascii="Avenir LT Std 45 Book" w:eastAsia="Times New Roman" w:hAnsi="Avenir LT Std 45 Book"/>
                <w:color w:val="000000"/>
                <w:lang w:eastAsia="pt-BR"/>
              </w:rPr>
              <w:t>1.1.b   Implement</w:t>
            </w:r>
            <w:del w:id="50" w:author="Lorena de Carvalho Lourenço" w:date="2023-10-31T17:31:00Z">
              <w:r w:rsidRPr="00D2111D" w:rsidDel="000261D2">
                <w:rPr>
                  <w:rFonts w:ascii="Avenir LT Std 45 Book" w:eastAsia="Times New Roman" w:hAnsi="Avenir LT Std 45 Book"/>
                  <w:color w:val="000000"/>
                  <w:lang w:eastAsia="pt-BR"/>
                </w:rPr>
                <w:delText>ing</w:delText>
              </w:r>
            </w:del>
            <w:r w:rsidRPr="00D2111D">
              <w:rPr>
                <w:rFonts w:ascii="Avenir LT Std 45 Book" w:eastAsia="Times New Roman" w:hAnsi="Avenir LT Std 45 Book"/>
                <w:color w:val="000000"/>
                <w:lang w:eastAsia="pt-BR"/>
              </w:rPr>
              <w:t xml:space="preserve"> anti-predation strategies associated with physical barriers, such as electric fences, fixed or movable, around the maternity houses and retreats where the herd is more predisposed to being depredated.</w:t>
            </w:r>
          </w:p>
        </w:tc>
        <w:tc>
          <w:tcPr>
            <w:tcW w:w="2280" w:type="dxa"/>
            <w:tcBorders>
              <w:top w:val="nil"/>
              <w:left w:val="nil"/>
              <w:bottom w:val="single" w:sz="4" w:space="0" w:color="auto"/>
              <w:right w:val="single" w:sz="4" w:space="0" w:color="auto"/>
            </w:tcBorders>
            <w:shd w:val="clear" w:color="auto" w:fill="auto"/>
            <w:vAlign w:val="center"/>
            <w:hideMark/>
          </w:tcPr>
          <w:p w14:paraId="3E6E5707" w14:textId="77777777" w:rsidR="00280100" w:rsidRPr="00280100" w:rsidRDefault="00280100" w:rsidP="00280100">
            <w:pPr>
              <w:spacing w:after="0" w:line="240" w:lineRule="auto"/>
              <w:jc w:val="center"/>
              <w:rPr>
                <w:rFonts w:ascii="Avenir LT Std 45 Book" w:eastAsia="Times New Roman" w:hAnsi="Avenir LT Std 45 Book"/>
                <w:color w:val="000000"/>
                <w:lang w:eastAsia="pt-BR"/>
              </w:rPr>
            </w:pPr>
            <w:r w:rsidRPr="00280100">
              <w:rPr>
                <w:rFonts w:ascii="Avenir LT Std 45 Book" w:eastAsia="Times New Roman" w:hAnsi="Avenir LT Std 45 Book"/>
                <w:color w:val="000000"/>
                <w:lang w:eastAsia="pt-BR"/>
              </w:rPr>
              <w:t>Photographic evidence or contract with the specialized contracted team.</w:t>
            </w:r>
          </w:p>
        </w:tc>
        <w:tc>
          <w:tcPr>
            <w:tcW w:w="560" w:type="dxa"/>
            <w:tcBorders>
              <w:top w:val="nil"/>
              <w:left w:val="nil"/>
              <w:bottom w:val="single" w:sz="4" w:space="0" w:color="auto"/>
              <w:right w:val="nil"/>
            </w:tcBorders>
            <w:shd w:val="clear" w:color="auto" w:fill="auto"/>
            <w:noWrap/>
            <w:vAlign w:val="center"/>
            <w:hideMark/>
          </w:tcPr>
          <w:p w14:paraId="2A0D9025"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2</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655FA4CB"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1</w:t>
            </w:r>
          </w:p>
        </w:tc>
        <w:tc>
          <w:tcPr>
            <w:tcW w:w="700" w:type="dxa"/>
            <w:tcBorders>
              <w:top w:val="nil"/>
              <w:left w:val="nil"/>
              <w:bottom w:val="single" w:sz="4" w:space="0" w:color="auto"/>
              <w:right w:val="single" w:sz="4" w:space="0" w:color="auto"/>
            </w:tcBorders>
            <w:shd w:val="clear" w:color="auto" w:fill="auto"/>
            <w:noWrap/>
            <w:vAlign w:val="center"/>
            <w:hideMark/>
          </w:tcPr>
          <w:p w14:paraId="2141F948"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2</w:t>
            </w:r>
          </w:p>
        </w:tc>
        <w:tc>
          <w:tcPr>
            <w:tcW w:w="220" w:type="dxa"/>
            <w:tcBorders>
              <w:top w:val="nil"/>
              <w:left w:val="nil"/>
              <w:bottom w:val="nil"/>
              <w:right w:val="nil"/>
            </w:tcBorders>
            <w:shd w:val="clear" w:color="auto" w:fill="auto"/>
            <w:noWrap/>
            <w:vAlign w:val="center"/>
            <w:hideMark/>
          </w:tcPr>
          <w:p w14:paraId="7B050A75" w14:textId="77777777" w:rsidR="00280100" w:rsidRPr="00280100"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B6F1967" w14:textId="38C7E5E5" w:rsidR="00280100" w:rsidRPr="00280100" w:rsidRDefault="00280100" w:rsidP="00280100">
            <w:pPr>
              <w:spacing w:after="0" w:line="240" w:lineRule="auto"/>
              <w:jc w:val="center"/>
              <w:rPr>
                <w:rFonts w:eastAsia="Times New Roman"/>
                <w:color w:val="000000"/>
                <w:lang w:val="pt-BR" w:eastAsia="pt-BR"/>
              </w:rPr>
            </w:pPr>
            <w:del w:id="51" w:author="Olivia Marques" w:date="2023-11-12T21:30:00Z">
              <w:r w:rsidRPr="00280100" w:rsidDel="002D58C5">
                <w:rPr>
                  <w:rFonts w:eastAsia="Times New Roman"/>
                  <w:color w:val="000000"/>
                  <w:lang w:val="pt-BR" w:eastAsia="pt-BR"/>
                </w:rPr>
                <w:delText>1</w:delText>
              </w:r>
            </w:del>
            <w:ins w:id="52" w:author="Olivia Marques" w:date="2023-11-12T21:30:00Z">
              <w:r w:rsidR="002D58C5">
                <w:rPr>
                  <w:rFonts w:eastAsia="Times New Roman"/>
                  <w:color w:val="000000"/>
                  <w:lang w:val="pt-BR" w:eastAsia="pt-BR"/>
                </w:rPr>
                <w:t>2</w:t>
              </w:r>
            </w:ins>
          </w:p>
        </w:tc>
        <w:tc>
          <w:tcPr>
            <w:tcW w:w="660" w:type="dxa"/>
            <w:tcBorders>
              <w:top w:val="nil"/>
              <w:left w:val="nil"/>
              <w:bottom w:val="single" w:sz="4" w:space="0" w:color="auto"/>
              <w:right w:val="single" w:sz="4" w:space="0" w:color="auto"/>
            </w:tcBorders>
            <w:shd w:val="clear" w:color="auto" w:fill="auto"/>
            <w:noWrap/>
            <w:vAlign w:val="center"/>
            <w:hideMark/>
          </w:tcPr>
          <w:p w14:paraId="402E314D"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2</w:t>
            </w:r>
          </w:p>
        </w:tc>
      </w:tr>
      <w:tr w:rsidR="00280100" w:rsidRPr="00280100" w14:paraId="302E3F5A" w14:textId="77777777" w:rsidTr="00280100">
        <w:trPr>
          <w:trHeight w:val="2604"/>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1E091A4C" w14:textId="77777777" w:rsidR="00280100" w:rsidRPr="00280100" w:rsidRDefault="00280100" w:rsidP="00280100">
            <w:pPr>
              <w:spacing w:after="0" w:line="240" w:lineRule="auto"/>
              <w:rPr>
                <w:rFonts w:ascii="Avenir LT Std 45 Book" w:eastAsia="Times New Roman" w:hAnsi="Avenir LT Std 45 Book"/>
                <w:b/>
                <w:bCs/>
                <w:color w:val="000000"/>
                <w:lang w:val="pt-BR" w:eastAsia="pt-BR"/>
              </w:rPr>
            </w:pPr>
          </w:p>
        </w:tc>
        <w:tc>
          <w:tcPr>
            <w:tcW w:w="1900" w:type="dxa"/>
            <w:vMerge/>
            <w:tcBorders>
              <w:top w:val="single" w:sz="4" w:space="0" w:color="auto"/>
              <w:left w:val="single" w:sz="4" w:space="0" w:color="auto"/>
              <w:bottom w:val="single" w:sz="4" w:space="0" w:color="auto"/>
              <w:right w:val="nil"/>
            </w:tcBorders>
            <w:vAlign w:val="center"/>
            <w:hideMark/>
          </w:tcPr>
          <w:p w14:paraId="5E42A93A" w14:textId="77777777" w:rsidR="00280100" w:rsidRPr="00280100" w:rsidRDefault="00280100" w:rsidP="00280100">
            <w:pPr>
              <w:spacing w:after="0" w:line="240" w:lineRule="auto"/>
              <w:rPr>
                <w:rFonts w:ascii="Avenir LT Std 45 Book" w:eastAsia="Times New Roman" w:hAnsi="Avenir LT Std 45 Book"/>
                <w:color w:val="000000"/>
                <w:lang w:val="pt-BR" w:eastAsia="pt-BR"/>
              </w:rPr>
            </w:pPr>
          </w:p>
        </w:tc>
        <w:tc>
          <w:tcPr>
            <w:tcW w:w="4200" w:type="dxa"/>
            <w:tcBorders>
              <w:top w:val="nil"/>
              <w:left w:val="single" w:sz="4" w:space="0" w:color="auto"/>
              <w:bottom w:val="single" w:sz="4" w:space="0" w:color="auto"/>
              <w:right w:val="single" w:sz="4" w:space="0" w:color="auto"/>
            </w:tcBorders>
            <w:shd w:val="clear" w:color="000000" w:fill="F2F2F2"/>
            <w:vAlign w:val="center"/>
            <w:hideMark/>
          </w:tcPr>
          <w:p w14:paraId="3E630B2F" w14:textId="77777777" w:rsidR="00280100" w:rsidRPr="00D2111D" w:rsidRDefault="00280100" w:rsidP="00280100">
            <w:pPr>
              <w:spacing w:after="0" w:line="240" w:lineRule="auto"/>
              <w:rPr>
                <w:rFonts w:ascii="Avenir LT Std 45 Book" w:eastAsia="Times New Roman" w:hAnsi="Avenir LT Std 45 Book"/>
                <w:color w:val="000000"/>
                <w:lang w:eastAsia="pt-BR"/>
              </w:rPr>
            </w:pPr>
            <w:r w:rsidRPr="00D2111D">
              <w:rPr>
                <w:rFonts w:ascii="Avenir LT Std 45 Book" w:eastAsia="Times New Roman" w:hAnsi="Avenir LT Std 45 Book"/>
                <w:color w:val="000000"/>
                <w:lang w:eastAsia="pt-BR"/>
              </w:rPr>
              <w:t>1.1.c. Implement</w:t>
            </w:r>
            <w:del w:id="53" w:author="Lorena de Carvalho Lourenço" w:date="2023-10-31T17:31:00Z">
              <w:r w:rsidRPr="00D2111D" w:rsidDel="007D6A78">
                <w:rPr>
                  <w:rFonts w:ascii="Avenir LT Std 45 Book" w:eastAsia="Times New Roman" w:hAnsi="Avenir LT Std 45 Book"/>
                  <w:color w:val="000000"/>
                  <w:lang w:eastAsia="pt-BR"/>
                </w:rPr>
                <w:delText>ing</w:delText>
              </w:r>
            </w:del>
            <w:r w:rsidRPr="00D2111D">
              <w:rPr>
                <w:rFonts w:ascii="Avenir LT Std 45 Book" w:eastAsia="Times New Roman" w:hAnsi="Avenir LT Std 45 Book"/>
                <w:color w:val="000000"/>
                <w:lang w:eastAsia="pt-BR"/>
              </w:rPr>
              <w:t xml:space="preserve"> anti-depredation strategies associated with light or sound effects, such as placing bells in the herd and the use of light repellents at strategic points to reduce animal traffic around retreats where the herd is more predisposed to being depredated.</w:t>
            </w:r>
          </w:p>
        </w:tc>
        <w:tc>
          <w:tcPr>
            <w:tcW w:w="2280" w:type="dxa"/>
            <w:tcBorders>
              <w:top w:val="nil"/>
              <w:left w:val="nil"/>
              <w:bottom w:val="single" w:sz="4" w:space="0" w:color="auto"/>
              <w:right w:val="single" w:sz="4" w:space="0" w:color="auto"/>
            </w:tcBorders>
            <w:shd w:val="clear" w:color="auto" w:fill="auto"/>
            <w:vAlign w:val="center"/>
            <w:hideMark/>
          </w:tcPr>
          <w:p w14:paraId="78B0E03D" w14:textId="77777777" w:rsidR="00280100" w:rsidRPr="00280100" w:rsidRDefault="00280100" w:rsidP="00280100">
            <w:pPr>
              <w:spacing w:after="0" w:line="240" w:lineRule="auto"/>
              <w:jc w:val="center"/>
              <w:rPr>
                <w:rFonts w:ascii="Avenir LT Std 45 Book" w:eastAsia="Times New Roman" w:hAnsi="Avenir LT Std 45 Book"/>
                <w:color w:val="000000"/>
                <w:lang w:val="pt-BR" w:eastAsia="pt-BR"/>
              </w:rPr>
            </w:pPr>
            <w:r w:rsidRPr="00280100">
              <w:rPr>
                <w:rFonts w:ascii="Avenir LT Std 45 Book" w:eastAsia="Times New Roman" w:hAnsi="Avenir LT Std 45 Book"/>
                <w:color w:val="000000"/>
                <w:lang w:eastAsia="pt-BR"/>
              </w:rPr>
              <w:t>Photographic evidence.</w:t>
            </w:r>
            <w:r w:rsidRPr="00280100">
              <w:rPr>
                <w:rFonts w:eastAsia="Times New Roman"/>
                <w:color w:val="000000"/>
                <w:lang w:eastAsia="pt-BR"/>
              </w:rPr>
              <w:t xml:space="preserve"> </w:t>
            </w:r>
          </w:p>
        </w:tc>
        <w:tc>
          <w:tcPr>
            <w:tcW w:w="560" w:type="dxa"/>
            <w:tcBorders>
              <w:top w:val="nil"/>
              <w:left w:val="nil"/>
              <w:bottom w:val="single" w:sz="4" w:space="0" w:color="auto"/>
              <w:right w:val="nil"/>
            </w:tcBorders>
            <w:shd w:val="clear" w:color="auto" w:fill="auto"/>
            <w:noWrap/>
            <w:vAlign w:val="center"/>
            <w:hideMark/>
          </w:tcPr>
          <w:p w14:paraId="34978005"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1</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3316FD09"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1</w:t>
            </w:r>
          </w:p>
        </w:tc>
        <w:tc>
          <w:tcPr>
            <w:tcW w:w="700" w:type="dxa"/>
            <w:tcBorders>
              <w:top w:val="nil"/>
              <w:left w:val="nil"/>
              <w:bottom w:val="single" w:sz="4" w:space="0" w:color="auto"/>
              <w:right w:val="single" w:sz="4" w:space="0" w:color="auto"/>
            </w:tcBorders>
            <w:shd w:val="clear" w:color="auto" w:fill="auto"/>
            <w:noWrap/>
            <w:vAlign w:val="center"/>
            <w:hideMark/>
          </w:tcPr>
          <w:p w14:paraId="13F6051C"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2</w:t>
            </w:r>
          </w:p>
        </w:tc>
        <w:tc>
          <w:tcPr>
            <w:tcW w:w="220" w:type="dxa"/>
            <w:tcBorders>
              <w:top w:val="single" w:sz="4" w:space="0" w:color="auto"/>
              <w:left w:val="nil"/>
              <w:bottom w:val="single" w:sz="4" w:space="0" w:color="auto"/>
              <w:right w:val="nil"/>
            </w:tcBorders>
            <w:shd w:val="clear" w:color="auto" w:fill="auto"/>
            <w:noWrap/>
            <w:vAlign w:val="center"/>
            <w:hideMark/>
          </w:tcPr>
          <w:p w14:paraId="602EB78C"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 </w:t>
            </w: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B444E6C"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1</w:t>
            </w:r>
          </w:p>
        </w:tc>
        <w:tc>
          <w:tcPr>
            <w:tcW w:w="660" w:type="dxa"/>
            <w:tcBorders>
              <w:top w:val="nil"/>
              <w:left w:val="nil"/>
              <w:bottom w:val="single" w:sz="4" w:space="0" w:color="auto"/>
              <w:right w:val="single" w:sz="4" w:space="0" w:color="auto"/>
            </w:tcBorders>
            <w:shd w:val="clear" w:color="auto" w:fill="auto"/>
            <w:noWrap/>
            <w:vAlign w:val="center"/>
            <w:hideMark/>
          </w:tcPr>
          <w:p w14:paraId="068179E7"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1</w:t>
            </w:r>
          </w:p>
        </w:tc>
      </w:tr>
      <w:tr w:rsidR="00280100" w:rsidRPr="00280100" w14:paraId="2663393C" w14:textId="77777777" w:rsidTr="00280100">
        <w:trPr>
          <w:trHeight w:val="864"/>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79412E84" w14:textId="77777777" w:rsidR="00280100" w:rsidRPr="00280100" w:rsidRDefault="00280100" w:rsidP="00280100">
            <w:pPr>
              <w:spacing w:after="0" w:line="240" w:lineRule="auto"/>
              <w:rPr>
                <w:rFonts w:ascii="Avenir LT Std 45 Book" w:eastAsia="Times New Roman" w:hAnsi="Avenir LT Std 45 Book"/>
                <w:b/>
                <w:bCs/>
                <w:color w:val="000000"/>
                <w:lang w:val="pt-BR" w:eastAsia="pt-BR"/>
              </w:rPr>
            </w:pPr>
          </w:p>
        </w:tc>
        <w:tc>
          <w:tcPr>
            <w:tcW w:w="1900" w:type="dxa"/>
            <w:vMerge/>
            <w:tcBorders>
              <w:top w:val="single" w:sz="4" w:space="0" w:color="auto"/>
              <w:left w:val="single" w:sz="4" w:space="0" w:color="auto"/>
              <w:bottom w:val="single" w:sz="4" w:space="0" w:color="auto"/>
              <w:right w:val="nil"/>
            </w:tcBorders>
            <w:vAlign w:val="center"/>
            <w:hideMark/>
          </w:tcPr>
          <w:p w14:paraId="54A28174" w14:textId="77777777" w:rsidR="00280100" w:rsidRPr="00280100" w:rsidRDefault="00280100" w:rsidP="00280100">
            <w:pPr>
              <w:spacing w:after="0" w:line="240" w:lineRule="auto"/>
              <w:rPr>
                <w:rFonts w:ascii="Avenir LT Std 45 Book" w:eastAsia="Times New Roman" w:hAnsi="Avenir LT Std 45 Book"/>
                <w:color w:val="000000"/>
                <w:lang w:val="pt-BR" w:eastAsia="pt-BR"/>
              </w:rPr>
            </w:pPr>
          </w:p>
        </w:tc>
        <w:tc>
          <w:tcPr>
            <w:tcW w:w="4200" w:type="dxa"/>
            <w:tcBorders>
              <w:top w:val="nil"/>
              <w:left w:val="single" w:sz="4" w:space="0" w:color="auto"/>
              <w:bottom w:val="single" w:sz="4" w:space="0" w:color="auto"/>
              <w:right w:val="single" w:sz="4" w:space="0" w:color="auto"/>
            </w:tcBorders>
            <w:shd w:val="clear" w:color="auto" w:fill="auto"/>
            <w:vAlign w:val="center"/>
            <w:hideMark/>
          </w:tcPr>
          <w:p w14:paraId="794D1096" w14:textId="77777777" w:rsidR="00280100" w:rsidRPr="00D2111D" w:rsidRDefault="00280100" w:rsidP="00280100">
            <w:pPr>
              <w:spacing w:after="0" w:line="240" w:lineRule="auto"/>
              <w:rPr>
                <w:rFonts w:ascii="Avenir LT Std 45 Book" w:eastAsia="Times New Roman" w:hAnsi="Avenir LT Std 45 Book"/>
                <w:color w:val="000000"/>
                <w:lang w:eastAsia="pt-BR"/>
              </w:rPr>
            </w:pPr>
            <w:r w:rsidRPr="00D2111D">
              <w:rPr>
                <w:rFonts w:ascii="Avenir LT Std 45 Book" w:eastAsia="Times New Roman" w:hAnsi="Avenir LT Std 45 Book"/>
                <w:color w:val="000000"/>
                <w:lang w:eastAsia="pt-BR"/>
              </w:rPr>
              <w:t>1.1.d. Carry out lectures on environmental education for the property's employees.</w:t>
            </w:r>
          </w:p>
        </w:tc>
        <w:tc>
          <w:tcPr>
            <w:tcW w:w="2280" w:type="dxa"/>
            <w:tcBorders>
              <w:top w:val="nil"/>
              <w:left w:val="nil"/>
              <w:bottom w:val="single" w:sz="4" w:space="0" w:color="auto"/>
              <w:right w:val="single" w:sz="4" w:space="0" w:color="auto"/>
            </w:tcBorders>
            <w:shd w:val="clear" w:color="auto" w:fill="auto"/>
            <w:vAlign w:val="center"/>
            <w:hideMark/>
          </w:tcPr>
          <w:p w14:paraId="1C823558" w14:textId="77777777" w:rsidR="00280100" w:rsidRPr="00280100" w:rsidRDefault="00280100" w:rsidP="00280100">
            <w:pPr>
              <w:spacing w:after="0" w:line="240" w:lineRule="auto"/>
              <w:jc w:val="center"/>
              <w:rPr>
                <w:rFonts w:ascii="Avenir LT Std 45 Book" w:eastAsia="Times New Roman" w:hAnsi="Avenir LT Std 45 Book"/>
                <w:color w:val="000000"/>
                <w:lang w:eastAsia="pt-BR"/>
              </w:rPr>
            </w:pPr>
            <w:r w:rsidRPr="00280100">
              <w:rPr>
                <w:rFonts w:ascii="Avenir LT Std 45 Book" w:eastAsia="Times New Roman" w:hAnsi="Avenir LT Std 45 Book"/>
                <w:color w:val="000000"/>
                <w:lang w:eastAsia="pt-BR"/>
              </w:rPr>
              <w:t>Attendance lists and photographic evidence.</w:t>
            </w:r>
          </w:p>
        </w:tc>
        <w:tc>
          <w:tcPr>
            <w:tcW w:w="560" w:type="dxa"/>
            <w:tcBorders>
              <w:top w:val="nil"/>
              <w:left w:val="nil"/>
              <w:bottom w:val="single" w:sz="4" w:space="0" w:color="auto"/>
              <w:right w:val="nil"/>
            </w:tcBorders>
            <w:shd w:val="clear" w:color="auto" w:fill="auto"/>
            <w:noWrap/>
            <w:vAlign w:val="center"/>
            <w:hideMark/>
          </w:tcPr>
          <w:p w14:paraId="4A452558"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1</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59B67988"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2</w:t>
            </w:r>
          </w:p>
        </w:tc>
        <w:tc>
          <w:tcPr>
            <w:tcW w:w="700" w:type="dxa"/>
            <w:tcBorders>
              <w:top w:val="nil"/>
              <w:left w:val="nil"/>
              <w:bottom w:val="single" w:sz="4" w:space="0" w:color="auto"/>
              <w:right w:val="single" w:sz="4" w:space="0" w:color="auto"/>
            </w:tcBorders>
            <w:shd w:val="clear" w:color="auto" w:fill="auto"/>
            <w:noWrap/>
            <w:vAlign w:val="center"/>
            <w:hideMark/>
          </w:tcPr>
          <w:p w14:paraId="48614B12"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1</w:t>
            </w:r>
          </w:p>
        </w:tc>
        <w:tc>
          <w:tcPr>
            <w:tcW w:w="220" w:type="dxa"/>
            <w:tcBorders>
              <w:top w:val="nil"/>
              <w:left w:val="nil"/>
              <w:bottom w:val="nil"/>
              <w:right w:val="nil"/>
            </w:tcBorders>
            <w:shd w:val="clear" w:color="auto" w:fill="auto"/>
            <w:noWrap/>
            <w:vAlign w:val="bottom"/>
            <w:hideMark/>
          </w:tcPr>
          <w:p w14:paraId="5789C442" w14:textId="77777777" w:rsidR="00280100" w:rsidRPr="00280100"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B3B0632"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1</w:t>
            </w:r>
          </w:p>
        </w:tc>
        <w:tc>
          <w:tcPr>
            <w:tcW w:w="660" w:type="dxa"/>
            <w:tcBorders>
              <w:top w:val="nil"/>
              <w:left w:val="nil"/>
              <w:bottom w:val="single" w:sz="4" w:space="0" w:color="auto"/>
              <w:right w:val="single" w:sz="4" w:space="0" w:color="auto"/>
            </w:tcBorders>
            <w:shd w:val="clear" w:color="auto" w:fill="auto"/>
            <w:noWrap/>
            <w:vAlign w:val="center"/>
            <w:hideMark/>
          </w:tcPr>
          <w:p w14:paraId="02698D6D"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1</w:t>
            </w:r>
          </w:p>
        </w:tc>
      </w:tr>
      <w:tr w:rsidR="00280100" w:rsidRPr="00280100" w14:paraId="6B47B38E" w14:textId="77777777" w:rsidTr="00280100">
        <w:trPr>
          <w:trHeight w:val="8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79773D6" w14:textId="77777777" w:rsidR="00280100" w:rsidRPr="00280100" w:rsidRDefault="00280100" w:rsidP="00280100">
            <w:pPr>
              <w:spacing w:after="0" w:line="240" w:lineRule="auto"/>
              <w:rPr>
                <w:rFonts w:ascii="Avenir LT Std 45 Book" w:eastAsia="Times New Roman" w:hAnsi="Avenir LT Std 45 Book"/>
                <w:b/>
                <w:bCs/>
                <w:color w:val="000000"/>
                <w:lang w:val="pt-BR" w:eastAsia="pt-BR"/>
              </w:rPr>
            </w:pPr>
          </w:p>
        </w:tc>
        <w:tc>
          <w:tcPr>
            <w:tcW w:w="1900" w:type="dxa"/>
            <w:vMerge w:val="restart"/>
            <w:tcBorders>
              <w:top w:val="nil"/>
              <w:left w:val="single" w:sz="4" w:space="0" w:color="auto"/>
              <w:bottom w:val="single" w:sz="4" w:space="0" w:color="auto"/>
              <w:right w:val="nil"/>
            </w:tcBorders>
            <w:shd w:val="clear" w:color="auto" w:fill="auto"/>
            <w:vAlign w:val="center"/>
            <w:hideMark/>
          </w:tcPr>
          <w:p w14:paraId="1843BCB3" w14:textId="77777777" w:rsidR="00280100" w:rsidRPr="00280100" w:rsidRDefault="00280100" w:rsidP="00280100">
            <w:pPr>
              <w:spacing w:after="0" w:line="240" w:lineRule="auto"/>
              <w:jc w:val="center"/>
              <w:rPr>
                <w:rFonts w:ascii="Avenir LT Std 45 Book" w:eastAsia="Times New Roman" w:hAnsi="Avenir LT Std 45 Book"/>
                <w:color w:val="000000"/>
                <w:lang w:eastAsia="pt-BR"/>
              </w:rPr>
            </w:pPr>
            <w:r w:rsidRPr="00280100">
              <w:rPr>
                <w:rFonts w:ascii="Avenir LT Std 45 Book" w:eastAsia="Times New Roman" w:hAnsi="Avenir LT Std 45 Book"/>
                <w:color w:val="000000"/>
                <w:lang w:eastAsia="pt-BR"/>
              </w:rPr>
              <w:t>2.1 Fire management: prevention and combat</w:t>
            </w:r>
          </w:p>
        </w:tc>
        <w:tc>
          <w:tcPr>
            <w:tcW w:w="4200" w:type="dxa"/>
            <w:tcBorders>
              <w:top w:val="nil"/>
              <w:left w:val="single" w:sz="4" w:space="0" w:color="auto"/>
              <w:bottom w:val="single" w:sz="4" w:space="0" w:color="auto"/>
              <w:right w:val="single" w:sz="4" w:space="0" w:color="auto"/>
            </w:tcBorders>
            <w:shd w:val="clear" w:color="000000" w:fill="F2F2F2"/>
            <w:vAlign w:val="center"/>
            <w:hideMark/>
          </w:tcPr>
          <w:p w14:paraId="79AADE57" w14:textId="2B15A3E4" w:rsidR="00280100" w:rsidRPr="00D2111D" w:rsidRDefault="00280100" w:rsidP="00280100">
            <w:pPr>
              <w:spacing w:after="0" w:line="240" w:lineRule="auto"/>
              <w:rPr>
                <w:rFonts w:ascii="Avenir LT Std 45 Book" w:eastAsia="Times New Roman" w:hAnsi="Avenir LT Std 45 Book"/>
                <w:color w:val="000000"/>
                <w:lang w:eastAsia="pt-BR"/>
              </w:rPr>
            </w:pPr>
            <w:r w:rsidRPr="00D2111D">
              <w:rPr>
                <w:rFonts w:ascii="Avenir LT Std 45 Book" w:eastAsia="Times New Roman" w:hAnsi="Avenir LT Std 45 Book"/>
                <w:color w:val="000000"/>
                <w:lang w:eastAsia="pt-BR"/>
              </w:rPr>
              <w:t xml:space="preserve">2.1.a </w:t>
            </w:r>
            <w:r w:rsidR="000248AB" w:rsidRPr="00D2111D">
              <w:rPr>
                <w:rFonts w:ascii="Avenir LT Std 45 Book" w:eastAsia="Times New Roman" w:hAnsi="Avenir LT Std 45 Book"/>
                <w:color w:val="000000"/>
                <w:lang w:eastAsia="pt-BR"/>
              </w:rPr>
              <w:t>Make firebreaks across the boundary of the property</w:t>
            </w:r>
          </w:p>
        </w:tc>
        <w:tc>
          <w:tcPr>
            <w:tcW w:w="2280" w:type="dxa"/>
            <w:tcBorders>
              <w:top w:val="nil"/>
              <w:left w:val="nil"/>
              <w:bottom w:val="single" w:sz="4" w:space="0" w:color="auto"/>
              <w:right w:val="single" w:sz="4" w:space="0" w:color="auto"/>
            </w:tcBorders>
            <w:shd w:val="clear" w:color="auto" w:fill="auto"/>
            <w:vAlign w:val="center"/>
            <w:hideMark/>
          </w:tcPr>
          <w:p w14:paraId="2B209C1A" w14:textId="07487C22" w:rsidR="00280100" w:rsidRPr="00280100" w:rsidRDefault="000248AB" w:rsidP="000248AB">
            <w:pPr>
              <w:spacing w:after="0" w:line="240" w:lineRule="auto"/>
              <w:rPr>
                <w:rFonts w:ascii="Avenir LT Std 45 Book" w:eastAsia="Times New Roman" w:hAnsi="Avenir LT Std 45 Book"/>
                <w:color w:val="000000"/>
                <w:highlight w:val="yellow"/>
                <w:lang w:eastAsia="pt-BR"/>
              </w:rPr>
            </w:pPr>
            <w:r w:rsidRPr="000248AB">
              <w:rPr>
                <w:rFonts w:ascii="Avenir LT Std 45 Book" w:eastAsia="Times New Roman" w:hAnsi="Avenir LT Std 45 Book"/>
                <w:color w:val="000000"/>
                <w:lang w:eastAsia="pt-BR"/>
              </w:rPr>
              <w:t>Photographic report</w:t>
            </w:r>
            <w:r w:rsidR="00BE79A7" w:rsidRPr="000248AB">
              <w:rPr>
                <w:rFonts w:ascii="Avenir LT Std 45 Book" w:eastAsia="Times New Roman" w:hAnsi="Avenir LT Std 45 Book"/>
                <w:color w:val="000000"/>
                <w:lang w:eastAsia="pt-BR"/>
              </w:rPr>
              <w:t>.</w:t>
            </w:r>
          </w:p>
        </w:tc>
        <w:tc>
          <w:tcPr>
            <w:tcW w:w="560" w:type="dxa"/>
            <w:tcBorders>
              <w:top w:val="nil"/>
              <w:left w:val="nil"/>
              <w:bottom w:val="single" w:sz="4" w:space="0" w:color="auto"/>
              <w:right w:val="nil"/>
            </w:tcBorders>
            <w:shd w:val="clear" w:color="auto" w:fill="auto"/>
            <w:noWrap/>
            <w:vAlign w:val="center"/>
            <w:hideMark/>
          </w:tcPr>
          <w:p w14:paraId="1D116BE3" w14:textId="7E799865" w:rsidR="00280100" w:rsidRPr="00280100" w:rsidRDefault="002B51AE" w:rsidP="00280100">
            <w:pPr>
              <w:spacing w:after="0" w:line="240" w:lineRule="auto"/>
              <w:jc w:val="center"/>
              <w:rPr>
                <w:rFonts w:eastAsia="Times New Roman"/>
                <w:color w:val="000000"/>
                <w:lang w:val="pt-BR" w:eastAsia="pt-BR"/>
              </w:rPr>
            </w:pPr>
            <w:r>
              <w:rPr>
                <w:rFonts w:eastAsia="Times New Roman"/>
                <w:color w:val="000000"/>
                <w:lang w:val="pt-BR" w:eastAsia="pt-BR"/>
              </w:rPr>
              <w:t>3</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4064A028" w14:textId="1BC4F949" w:rsidR="00280100" w:rsidRPr="00280100" w:rsidRDefault="002B51AE" w:rsidP="00280100">
            <w:pPr>
              <w:spacing w:after="0" w:line="240" w:lineRule="auto"/>
              <w:jc w:val="center"/>
              <w:rPr>
                <w:rFonts w:eastAsia="Times New Roman"/>
                <w:color w:val="000000"/>
                <w:lang w:val="pt-BR" w:eastAsia="pt-BR"/>
              </w:rPr>
            </w:pPr>
            <w:r>
              <w:rPr>
                <w:rFonts w:eastAsia="Times New Roman"/>
                <w:color w:val="000000"/>
                <w:lang w:val="pt-BR" w:eastAsia="pt-BR"/>
              </w:rPr>
              <w:t>3</w:t>
            </w:r>
          </w:p>
        </w:tc>
        <w:tc>
          <w:tcPr>
            <w:tcW w:w="700" w:type="dxa"/>
            <w:tcBorders>
              <w:top w:val="nil"/>
              <w:left w:val="nil"/>
              <w:bottom w:val="single" w:sz="4" w:space="0" w:color="auto"/>
              <w:right w:val="single" w:sz="4" w:space="0" w:color="auto"/>
            </w:tcBorders>
            <w:shd w:val="clear" w:color="auto" w:fill="auto"/>
            <w:noWrap/>
            <w:vAlign w:val="center"/>
            <w:hideMark/>
          </w:tcPr>
          <w:p w14:paraId="6F60FD50" w14:textId="5186635B" w:rsidR="00280100" w:rsidRPr="00280100" w:rsidRDefault="002B51AE" w:rsidP="00280100">
            <w:pPr>
              <w:spacing w:after="0" w:line="240" w:lineRule="auto"/>
              <w:jc w:val="center"/>
              <w:rPr>
                <w:rFonts w:eastAsia="Times New Roman"/>
                <w:color w:val="000000"/>
                <w:lang w:val="pt-BR" w:eastAsia="pt-BR"/>
              </w:rPr>
            </w:pPr>
            <w:r>
              <w:rPr>
                <w:rFonts w:eastAsia="Times New Roman"/>
                <w:color w:val="000000"/>
                <w:lang w:val="pt-BR" w:eastAsia="pt-BR"/>
              </w:rPr>
              <w:t>3</w:t>
            </w:r>
          </w:p>
        </w:tc>
        <w:tc>
          <w:tcPr>
            <w:tcW w:w="220" w:type="dxa"/>
            <w:tcBorders>
              <w:top w:val="nil"/>
              <w:left w:val="nil"/>
              <w:bottom w:val="nil"/>
              <w:right w:val="nil"/>
            </w:tcBorders>
            <w:shd w:val="clear" w:color="auto" w:fill="auto"/>
            <w:noWrap/>
            <w:vAlign w:val="bottom"/>
            <w:hideMark/>
          </w:tcPr>
          <w:p w14:paraId="76E2DDA5" w14:textId="77777777" w:rsidR="00280100" w:rsidRPr="00280100"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85DFF3F" w14:textId="2B9FCAF6" w:rsidR="00280100" w:rsidRPr="00280100" w:rsidRDefault="002B51AE" w:rsidP="00280100">
            <w:pPr>
              <w:spacing w:after="0" w:line="240" w:lineRule="auto"/>
              <w:jc w:val="center"/>
              <w:rPr>
                <w:rFonts w:eastAsia="Times New Roman"/>
                <w:color w:val="000000"/>
                <w:lang w:val="pt-BR" w:eastAsia="pt-BR"/>
              </w:rPr>
            </w:pPr>
            <w:r>
              <w:rPr>
                <w:rFonts w:eastAsia="Times New Roman"/>
                <w:color w:val="000000"/>
                <w:lang w:val="pt-BR" w:eastAsia="pt-BR"/>
              </w:rPr>
              <w:t>3</w:t>
            </w:r>
          </w:p>
        </w:tc>
        <w:tc>
          <w:tcPr>
            <w:tcW w:w="660" w:type="dxa"/>
            <w:tcBorders>
              <w:top w:val="nil"/>
              <w:left w:val="nil"/>
              <w:bottom w:val="single" w:sz="4" w:space="0" w:color="auto"/>
              <w:right w:val="single" w:sz="4" w:space="0" w:color="auto"/>
            </w:tcBorders>
            <w:shd w:val="clear" w:color="auto" w:fill="auto"/>
            <w:noWrap/>
            <w:vAlign w:val="center"/>
            <w:hideMark/>
          </w:tcPr>
          <w:p w14:paraId="4915FAEA" w14:textId="42C5341C" w:rsidR="00280100" w:rsidRPr="00280100" w:rsidRDefault="002B51AE" w:rsidP="00280100">
            <w:pPr>
              <w:spacing w:after="0" w:line="240" w:lineRule="auto"/>
              <w:jc w:val="center"/>
              <w:rPr>
                <w:rFonts w:eastAsia="Times New Roman"/>
                <w:color w:val="000000"/>
                <w:lang w:val="pt-BR" w:eastAsia="pt-BR"/>
              </w:rPr>
            </w:pPr>
            <w:r>
              <w:rPr>
                <w:rFonts w:eastAsia="Times New Roman"/>
                <w:color w:val="000000"/>
                <w:lang w:val="pt-BR" w:eastAsia="pt-BR"/>
              </w:rPr>
              <w:t>5</w:t>
            </w:r>
          </w:p>
        </w:tc>
      </w:tr>
      <w:tr w:rsidR="00280100" w:rsidRPr="00280100" w14:paraId="6956DF65" w14:textId="77777777" w:rsidTr="00280100">
        <w:trPr>
          <w:trHeight w:val="382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8C0328B" w14:textId="77777777" w:rsidR="00280100" w:rsidRPr="00280100" w:rsidRDefault="00280100" w:rsidP="00280100">
            <w:pPr>
              <w:spacing w:after="0" w:line="240" w:lineRule="auto"/>
              <w:rPr>
                <w:rFonts w:ascii="Avenir LT Std 45 Book" w:eastAsia="Times New Roman" w:hAnsi="Avenir LT Std 45 Book"/>
                <w:b/>
                <w:bCs/>
                <w:color w:val="000000"/>
                <w:lang w:val="pt-BR" w:eastAsia="pt-BR"/>
              </w:rPr>
            </w:pPr>
          </w:p>
        </w:tc>
        <w:tc>
          <w:tcPr>
            <w:tcW w:w="1900" w:type="dxa"/>
            <w:vMerge/>
            <w:tcBorders>
              <w:top w:val="nil"/>
              <w:left w:val="single" w:sz="4" w:space="0" w:color="auto"/>
              <w:bottom w:val="single" w:sz="4" w:space="0" w:color="auto"/>
              <w:right w:val="nil"/>
            </w:tcBorders>
            <w:vAlign w:val="center"/>
            <w:hideMark/>
          </w:tcPr>
          <w:p w14:paraId="405FBDF6" w14:textId="77777777" w:rsidR="00280100" w:rsidRPr="00280100" w:rsidRDefault="00280100" w:rsidP="00280100">
            <w:pPr>
              <w:spacing w:after="0" w:line="240" w:lineRule="auto"/>
              <w:rPr>
                <w:rFonts w:ascii="Avenir LT Std 45 Book" w:eastAsia="Times New Roman" w:hAnsi="Avenir LT Std 45 Book"/>
                <w:color w:val="000000"/>
                <w:lang w:val="pt-BR" w:eastAsia="pt-BR"/>
              </w:rPr>
            </w:pPr>
          </w:p>
        </w:tc>
        <w:tc>
          <w:tcPr>
            <w:tcW w:w="4200" w:type="dxa"/>
            <w:tcBorders>
              <w:top w:val="nil"/>
              <w:left w:val="single" w:sz="4" w:space="0" w:color="auto"/>
              <w:bottom w:val="single" w:sz="4" w:space="0" w:color="auto"/>
              <w:right w:val="single" w:sz="4" w:space="0" w:color="auto"/>
            </w:tcBorders>
            <w:shd w:val="clear" w:color="auto" w:fill="auto"/>
            <w:vAlign w:val="center"/>
            <w:hideMark/>
          </w:tcPr>
          <w:p w14:paraId="34075A70" w14:textId="5034C018" w:rsidR="00280100" w:rsidRPr="00D2111D" w:rsidRDefault="00280100" w:rsidP="00280100">
            <w:pPr>
              <w:spacing w:after="0" w:line="240" w:lineRule="auto"/>
              <w:rPr>
                <w:rFonts w:ascii="Avenir LT Std 45 Book" w:eastAsia="Times New Roman" w:hAnsi="Avenir LT Std 45 Book"/>
                <w:color w:val="000000"/>
                <w:lang w:eastAsia="pt-BR"/>
              </w:rPr>
            </w:pPr>
            <w:r w:rsidRPr="00D2111D">
              <w:rPr>
                <w:rFonts w:ascii="Avenir LT Std 45 Book" w:eastAsia="Times New Roman" w:hAnsi="Avenir LT Std 45 Book"/>
                <w:color w:val="000000"/>
                <w:lang w:eastAsia="pt-BR"/>
              </w:rPr>
              <w:t xml:space="preserve">2.1.b The project area has an Operational Plan for Integrated Fire Management, developed using the model provided by the responsible environmental agency. The plan has </w:t>
            </w:r>
            <w:proofErr w:type="gramStart"/>
            <w:r w:rsidR="000C6CEE" w:rsidRPr="00D2111D">
              <w:rPr>
                <w:rFonts w:ascii="Avenir LT Std 45 Book" w:eastAsia="Times New Roman" w:hAnsi="Avenir LT Std 45 Book"/>
                <w:color w:val="000000"/>
                <w:lang w:eastAsia="pt-BR"/>
              </w:rPr>
              <w:t>include</w:t>
            </w:r>
            <w:ins w:id="54" w:author="Lorena de Carvalho Lourenço" w:date="2023-10-31T10:52:00Z">
              <w:r w:rsidR="00FB4F77">
                <w:rPr>
                  <w:rFonts w:ascii="Avenir LT Std 45 Book" w:eastAsia="Times New Roman" w:hAnsi="Avenir LT Std 45 Book"/>
                  <w:color w:val="000000"/>
                  <w:lang w:eastAsia="pt-BR"/>
                </w:rPr>
                <w:t>s</w:t>
              </w:r>
            </w:ins>
            <w:proofErr w:type="gramEnd"/>
            <w:r w:rsidRPr="00D2111D">
              <w:rPr>
                <w:rFonts w:ascii="Avenir LT Std 45 Book" w:eastAsia="Times New Roman" w:hAnsi="Avenir LT Std 45 Book"/>
                <w:color w:val="000000"/>
                <w:lang w:eastAsia="pt-BR"/>
              </w:rPr>
              <w:t xml:space="preserve"> water truck availability, creation of fire breaks and constant maintenance, trained local fire brigade with equipment available for use, observation towers to detect fire outbreaks, sensors with alerts to detect fire prone conditions, and use of technologies such as drones for fire detection.</w:t>
            </w:r>
          </w:p>
        </w:tc>
        <w:tc>
          <w:tcPr>
            <w:tcW w:w="2280" w:type="dxa"/>
            <w:tcBorders>
              <w:top w:val="nil"/>
              <w:left w:val="nil"/>
              <w:bottom w:val="single" w:sz="4" w:space="0" w:color="auto"/>
              <w:right w:val="single" w:sz="4" w:space="0" w:color="auto"/>
            </w:tcBorders>
            <w:shd w:val="clear" w:color="auto" w:fill="auto"/>
            <w:vAlign w:val="center"/>
            <w:hideMark/>
          </w:tcPr>
          <w:p w14:paraId="19254CE3" w14:textId="77777777" w:rsidR="00280100" w:rsidRPr="00280100" w:rsidRDefault="00280100" w:rsidP="00280100">
            <w:pPr>
              <w:spacing w:after="0" w:line="240" w:lineRule="auto"/>
              <w:jc w:val="center"/>
              <w:rPr>
                <w:rFonts w:ascii="Avenir LT Std 45 Book" w:eastAsia="Times New Roman" w:hAnsi="Avenir LT Std 45 Book"/>
                <w:color w:val="000000"/>
                <w:lang w:eastAsia="pt-BR"/>
              </w:rPr>
            </w:pPr>
            <w:r w:rsidRPr="00280100">
              <w:rPr>
                <w:rFonts w:ascii="Avenir LT Std 45 Book" w:eastAsia="Times New Roman" w:hAnsi="Avenir LT Std 45 Book"/>
                <w:color w:val="000000"/>
                <w:lang w:eastAsia="pt-BR"/>
              </w:rPr>
              <w:t>Present integrated operational plan of fire management and photographic evidence of attendance.</w:t>
            </w:r>
          </w:p>
        </w:tc>
        <w:tc>
          <w:tcPr>
            <w:tcW w:w="560" w:type="dxa"/>
            <w:tcBorders>
              <w:top w:val="nil"/>
              <w:left w:val="nil"/>
              <w:bottom w:val="single" w:sz="4" w:space="0" w:color="auto"/>
              <w:right w:val="nil"/>
            </w:tcBorders>
            <w:shd w:val="clear" w:color="auto" w:fill="auto"/>
            <w:noWrap/>
            <w:vAlign w:val="center"/>
            <w:hideMark/>
          </w:tcPr>
          <w:p w14:paraId="47035DE8"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3</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67366505"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2</w:t>
            </w:r>
          </w:p>
        </w:tc>
        <w:tc>
          <w:tcPr>
            <w:tcW w:w="700" w:type="dxa"/>
            <w:tcBorders>
              <w:top w:val="nil"/>
              <w:left w:val="nil"/>
              <w:bottom w:val="single" w:sz="4" w:space="0" w:color="auto"/>
              <w:right w:val="single" w:sz="4" w:space="0" w:color="auto"/>
            </w:tcBorders>
            <w:shd w:val="clear" w:color="auto" w:fill="auto"/>
            <w:noWrap/>
            <w:vAlign w:val="center"/>
            <w:hideMark/>
          </w:tcPr>
          <w:p w14:paraId="2CCE658E"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3</w:t>
            </w:r>
          </w:p>
        </w:tc>
        <w:tc>
          <w:tcPr>
            <w:tcW w:w="220" w:type="dxa"/>
            <w:tcBorders>
              <w:top w:val="nil"/>
              <w:left w:val="nil"/>
              <w:bottom w:val="nil"/>
              <w:right w:val="nil"/>
            </w:tcBorders>
            <w:shd w:val="clear" w:color="auto" w:fill="auto"/>
            <w:noWrap/>
            <w:vAlign w:val="bottom"/>
            <w:hideMark/>
          </w:tcPr>
          <w:p w14:paraId="051AD247" w14:textId="77777777" w:rsidR="00280100" w:rsidRPr="00280100"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101B187" w14:textId="034818AC" w:rsidR="00280100" w:rsidRPr="00280100" w:rsidRDefault="00280100" w:rsidP="00280100">
            <w:pPr>
              <w:spacing w:after="0" w:line="240" w:lineRule="auto"/>
              <w:jc w:val="center"/>
              <w:rPr>
                <w:rFonts w:eastAsia="Times New Roman"/>
                <w:color w:val="000000"/>
                <w:lang w:val="pt-BR" w:eastAsia="pt-BR"/>
              </w:rPr>
            </w:pPr>
            <w:del w:id="55" w:author="Olivia Marques" w:date="2023-11-12T21:30:00Z">
              <w:r w:rsidRPr="00280100" w:rsidDel="000D3D46">
                <w:rPr>
                  <w:rFonts w:eastAsia="Times New Roman"/>
                  <w:color w:val="000000"/>
                  <w:lang w:val="pt-BR" w:eastAsia="pt-BR"/>
                </w:rPr>
                <w:delText>2</w:delText>
              </w:r>
            </w:del>
            <w:ins w:id="56" w:author="Olivia Marques" w:date="2023-11-12T21:30:00Z">
              <w:r w:rsidR="000D3D46">
                <w:rPr>
                  <w:rFonts w:eastAsia="Times New Roman"/>
                  <w:color w:val="000000"/>
                  <w:lang w:val="pt-BR" w:eastAsia="pt-BR"/>
                </w:rPr>
                <w:t>3</w:t>
              </w:r>
            </w:ins>
          </w:p>
        </w:tc>
        <w:tc>
          <w:tcPr>
            <w:tcW w:w="660" w:type="dxa"/>
            <w:tcBorders>
              <w:top w:val="nil"/>
              <w:left w:val="nil"/>
              <w:bottom w:val="single" w:sz="4" w:space="0" w:color="auto"/>
              <w:right w:val="single" w:sz="4" w:space="0" w:color="auto"/>
            </w:tcBorders>
            <w:shd w:val="clear" w:color="auto" w:fill="auto"/>
            <w:noWrap/>
            <w:vAlign w:val="center"/>
            <w:hideMark/>
          </w:tcPr>
          <w:p w14:paraId="690469AC"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3</w:t>
            </w:r>
          </w:p>
        </w:tc>
      </w:tr>
      <w:tr w:rsidR="00280100" w:rsidRPr="00280100" w14:paraId="403CDBC2" w14:textId="77777777" w:rsidTr="00280100">
        <w:trPr>
          <w:trHeight w:val="852"/>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4C525D2" w14:textId="77777777" w:rsidR="00280100" w:rsidRPr="00280100" w:rsidRDefault="00280100" w:rsidP="00280100">
            <w:pPr>
              <w:spacing w:after="0" w:line="240" w:lineRule="auto"/>
              <w:rPr>
                <w:rFonts w:ascii="Avenir LT Std 45 Book" w:eastAsia="Times New Roman" w:hAnsi="Avenir LT Std 45 Book"/>
                <w:b/>
                <w:bCs/>
                <w:color w:val="000000"/>
                <w:lang w:val="pt-BR" w:eastAsia="pt-BR"/>
              </w:rPr>
            </w:pPr>
          </w:p>
        </w:tc>
        <w:tc>
          <w:tcPr>
            <w:tcW w:w="1900" w:type="dxa"/>
            <w:vMerge w:val="restart"/>
            <w:tcBorders>
              <w:top w:val="nil"/>
              <w:left w:val="single" w:sz="4" w:space="0" w:color="auto"/>
              <w:bottom w:val="single" w:sz="4" w:space="0" w:color="auto"/>
              <w:right w:val="nil"/>
            </w:tcBorders>
            <w:shd w:val="clear" w:color="auto" w:fill="auto"/>
            <w:vAlign w:val="center"/>
            <w:hideMark/>
          </w:tcPr>
          <w:p w14:paraId="5A48B3FE" w14:textId="77777777" w:rsidR="00280100" w:rsidRPr="00280100" w:rsidRDefault="00280100" w:rsidP="00280100">
            <w:pPr>
              <w:spacing w:after="0" w:line="240" w:lineRule="auto"/>
              <w:jc w:val="center"/>
              <w:rPr>
                <w:rFonts w:ascii="Avenir LT Std 45 Book" w:eastAsia="Times New Roman" w:hAnsi="Avenir LT Std 45 Book"/>
                <w:color w:val="000000"/>
                <w:lang w:eastAsia="pt-BR"/>
              </w:rPr>
            </w:pPr>
            <w:r w:rsidRPr="00280100">
              <w:rPr>
                <w:rFonts w:ascii="Avenir LT Std 45 Book" w:eastAsia="Times New Roman" w:hAnsi="Avenir LT Std 45 Book"/>
                <w:color w:val="000000"/>
                <w:lang w:eastAsia="pt-BR"/>
              </w:rPr>
              <w:t>3.1 Deforestation, Poaching and Forest Degradation</w:t>
            </w:r>
          </w:p>
        </w:tc>
        <w:tc>
          <w:tcPr>
            <w:tcW w:w="4200" w:type="dxa"/>
            <w:tcBorders>
              <w:top w:val="nil"/>
              <w:left w:val="single" w:sz="4" w:space="0" w:color="auto"/>
              <w:bottom w:val="single" w:sz="4" w:space="0" w:color="auto"/>
              <w:right w:val="single" w:sz="4" w:space="0" w:color="auto"/>
            </w:tcBorders>
            <w:shd w:val="clear" w:color="000000" w:fill="F2F2F2"/>
            <w:vAlign w:val="bottom"/>
            <w:hideMark/>
          </w:tcPr>
          <w:p w14:paraId="322DF4C9" w14:textId="77777777" w:rsidR="00280100" w:rsidRPr="002F2E7E" w:rsidRDefault="00280100" w:rsidP="00280100">
            <w:pPr>
              <w:spacing w:after="0" w:line="240" w:lineRule="auto"/>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 xml:space="preserve">3.1.a Security patrols and surveillance inside the Project Area. </w:t>
            </w:r>
          </w:p>
        </w:tc>
        <w:tc>
          <w:tcPr>
            <w:tcW w:w="2280" w:type="dxa"/>
            <w:tcBorders>
              <w:top w:val="nil"/>
              <w:left w:val="nil"/>
              <w:bottom w:val="single" w:sz="4" w:space="0" w:color="auto"/>
              <w:right w:val="single" w:sz="4" w:space="0" w:color="auto"/>
            </w:tcBorders>
            <w:shd w:val="clear" w:color="auto" w:fill="auto"/>
            <w:vAlign w:val="center"/>
            <w:hideMark/>
          </w:tcPr>
          <w:p w14:paraId="281490DF" w14:textId="77777777" w:rsidR="00280100" w:rsidRPr="00280100" w:rsidRDefault="00280100" w:rsidP="00280100">
            <w:pPr>
              <w:spacing w:after="0" w:line="240" w:lineRule="auto"/>
              <w:jc w:val="center"/>
              <w:rPr>
                <w:rFonts w:ascii="Avenir LT Std 45 Book" w:eastAsia="Times New Roman" w:hAnsi="Avenir LT Std 45 Book"/>
                <w:color w:val="000000"/>
                <w:lang w:eastAsia="pt-BR"/>
              </w:rPr>
            </w:pPr>
            <w:r w:rsidRPr="00280100">
              <w:rPr>
                <w:rFonts w:ascii="Avenir LT Std 45 Book" w:eastAsia="Times New Roman" w:hAnsi="Avenir LT Std 45 Book"/>
                <w:color w:val="000000"/>
                <w:lang w:eastAsia="pt-BR"/>
              </w:rPr>
              <w:t>Map with proposed rounds and surveillance and evidence of actions.</w:t>
            </w:r>
          </w:p>
        </w:tc>
        <w:tc>
          <w:tcPr>
            <w:tcW w:w="560" w:type="dxa"/>
            <w:tcBorders>
              <w:top w:val="nil"/>
              <w:left w:val="nil"/>
              <w:bottom w:val="single" w:sz="4" w:space="0" w:color="auto"/>
              <w:right w:val="nil"/>
            </w:tcBorders>
            <w:shd w:val="clear" w:color="auto" w:fill="auto"/>
            <w:noWrap/>
            <w:vAlign w:val="center"/>
            <w:hideMark/>
          </w:tcPr>
          <w:p w14:paraId="38068A49"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2</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6DF3F31A"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1</w:t>
            </w:r>
          </w:p>
        </w:tc>
        <w:tc>
          <w:tcPr>
            <w:tcW w:w="700" w:type="dxa"/>
            <w:tcBorders>
              <w:top w:val="nil"/>
              <w:left w:val="nil"/>
              <w:bottom w:val="single" w:sz="4" w:space="0" w:color="auto"/>
              <w:right w:val="single" w:sz="4" w:space="0" w:color="auto"/>
            </w:tcBorders>
            <w:shd w:val="clear" w:color="auto" w:fill="auto"/>
            <w:noWrap/>
            <w:vAlign w:val="center"/>
            <w:hideMark/>
          </w:tcPr>
          <w:p w14:paraId="42C20B74"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3</w:t>
            </w:r>
          </w:p>
        </w:tc>
        <w:tc>
          <w:tcPr>
            <w:tcW w:w="220" w:type="dxa"/>
            <w:tcBorders>
              <w:top w:val="nil"/>
              <w:left w:val="nil"/>
              <w:bottom w:val="nil"/>
              <w:right w:val="nil"/>
            </w:tcBorders>
            <w:shd w:val="clear" w:color="auto" w:fill="auto"/>
            <w:noWrap/>
            <w:vAlign w:val="bottom"/>
            <w:hideMark/>
          </w:tcPr>
          <w:p w14:paraId="293E4745" w14:textId="77777777" w:rsidR="00280100" w:rsidRPr="00280100"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540EBA5"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2</w:t>
            </w:r>
          </w:p>
        </w:tc>
        <w:tc>
          <w:tcPr>
            <w:tcW w:w="660" w:type="dxa"/>
            <w:tcBorders>
              <w:top w:val="nil"/>
              <w:left w:val="nil"/>
              <w:bottom w:val="single" w:sz="4" w:space="0" w:color="auto"/>
              <w:right w:val="single" w:sz="4" w:space="0" w:color="auto"/>
            </w:tcBorders>
            <w:shd w:val="clear" w:color="auto" w:fill="auto"/>
            <w:noWrap/>
            <w:vAlign w:val="center"/>
            <w:hideMark/>
          </w:tcPr>
          <w:p w14:paraId="369D0105"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2</w:t>
            </w:r>
          </w:p>
        </w:tc>
      </w:tr>
      <w:tr w:rsidR="00280100" w:rsidRPr="00280100" w14:paraId="1F578B25" w14:textId="77777777" w:rsidTr="00280100">
        <w:trPr>
          <w:trHeight w:val="864"/>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79C76B21" w14:textId="77777777" w:rsidR="00280100" w:rsidRPr="00280100" w:rsidRDefault="00280100" w:rsidP="00280100">
            <w:pPr>
              <w:spacing w:after="0" w:line="240" w:lineRule="auto"/>
              <w:rPr>
                <w:rFonts w:ascii="Avenir LT Std 45 Book" w:eastAsia="Times New Roman" w:hAnsi="Avenir LT Std 45 Book"/>
                <w:b/>
                <w:bCs/>
                <w:color w:val="000000"/>
                <w:lang w:val="pt-BR" w:eastAsia="pt-BR"/>
              </w:rPr>
            </w:pPr>
          </w:p>
        </w:tc>
        <w:tc>
          <w:tcPr>
            <w:tcW w:w="1900" w:type="dxa"/>
            <w:vMerge/>
            <w:tcBorders>
              <w:top w:val="nil"/>
              <w:left w:val="single" w:sz="4" w:space="0" w:color="auto"/>
              <w:bottom w:val="single" w:sz="4" w:space="0" w:color="auto"/>
              <w:right w:val="nil"/>
            </w:tcBorders>
            <w:vAlign w:val="center"/>
            <w:hideMark/>
          </w:tcPr>
          <w:p w14:paraId="7265C007" w14:textId="77777777" w:rsidR="00280100" w:rsidRPr="00280100" w:rsidRDefault="00280100" w:rsidP="00280100">
            <w:pPr>
              <w:spacing w:after="0" w:line="240" w:lineRule="auto"/>
              <w:rPr>
                <w:rFonts w:ascii="Avenir LT Std 45 Book" w:eastAsia="Times New Roman" w:hAnsi="Avenir LT Std 45 Book"/>
                <w:color w:val="000000"/>
                <w:lang w:val="pt-BR" w:eastAsia="pt-BR"/>
              </w:rPr>
            </w:pPr>
          </w:p>
        </w:tc>
        <w:tc>
          <w:tcPr>
            <w:tcW w:w="4200" w:type="dxa"/>
            <w:tcBorders>
              <w:top w:val="nil"/>
              <w:left w:val="single" w:sz="4" w:space="0" w:color="auto"/>
              <w:bottom w:val="single" w:sz="4" w:space="0" w:color="auto"/>
              <w:right w:val="single" w:sz="4" w:space="0" w:color="auto"/>
            </w:tcBorders>
            <w:shd w:val="clear" w:color="auto" w:fill="auto"/>
            <w:vAlign w:val="bottom"/>
            <w:hideMark/>
          </w:tcPr>
          <w:p w14:paraId="4484D43D" w14:textId="77777777" w:rsidR="00280100" w:rsidRPr="002F2E7E" w:rsidRDefault="00280100" w:rsidP="00280100">
            <w:pPr>
              <w:spacing w:after="0" w:line="240" w:lineRule="auto"/>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 xml:space="preserve">3.1.b Use of remote sensing tools to identify deforestation and forest degradation. </w:t>
            </w:r>
          </w:p>
        </w:tc>
        <w:tc>
          <w:tcPr>
            <w:tcW w:w="2280" w:type="dxa"/>
            <w:tcBorders>
              <w:top w:val="nil"/>
              <w:left w:val="nil"/>
              <w:bottom w:val="single" w:sz="4" w:space="0" w:color="auto"/>
              <w:right w:val="single" w:sz="4" w:space="0" w:color="auto"/>
            </w:tcBorders>
            <w:shd w:val="clear" w:color="auto" w:fill="auto"/>
            <w:vAlign w:val="center"/>
            <w:hideMark/>
          </w:tcPr>
          <w:p w14:paraId="36CF0034" w14:textId="1E11CBF1" w:rsidR="00280100" w:rsidRPr="00280100" w:rsidRDefault="00280100" w:rsidP="00280100">
            <w:pPr>
              <w:spacing w:after="0" w:line="240" w:lineRule="auto"/>
              <w:jc w:val="center"/>
              <w:rPr>
                <w:rFonts w:ascii="Avenir LT Std 45 Book" w:eastAsia="Times New Roman" w:hAnsi="Avenir LT Std 45 Book"/>
                <w:color w:val="000000"/>
                <w:lang w:eastAsia="pt-BR"/>
              </w:rPr>
            </w:pPr>
            <w:r w:rsidRPr="00280100">
              <w:rPr>
                <w:rFonts w:ascii="Avenir LT Std 45 Book" w:eastAsia="Times New Roman" w:hAnsi="Avenir LT Std 45 Book"/>
                <w:color w:val="000000"/>
                <w:lang w:eastAsia="pt-BR"/>
              </w:rPr>
              <w:t xml:space="preserve">Report using </w:t>
            </w:r>
            <w:del w:id="57" w:author="Lorena de Carvalho Lourenço" w:date="2023-10-31T10:48:00Z">
              <w:r w:rsidRPr="00280100" w:rsidDel="00810C8E">
                <w:rPr>
                  <w:rFonts w:ascii="Avenir LT Std 45 Book" w:eastAsia="Times New Roman" w:hAnsi="Avenir LT Std 45 Book"/>
                  <w:color w:val="000000"/>
                  <w:lang w:eastAsia="pt-BR"/>
                </w:rPr>
                <w:delText xml:space="preserve">polygons or </w:delText>
              </w:r>
            </w:del>
            <w:r w:rsidRPr="00280100">
              <w:rPr>
                <w:rFonts w:ascii="Avenir LT Std 45 Book" w:eastAsia="Times New Roman" w:hAnsi="Avenir LT Std 45 Book"/>
                <w:color w:val="000000"/>
                <w:lang w:eastAsia="pt-BR"/>
              </w:rPr>
              <w:t>shape</w:t>
            </w:r>
            <w:ins w:id="58" w:author="Lorena de Carvalho Lourenço" w:date="2023-10-31T10:47:00Z">
              <w:r w:rsidR="0016542E">
                <w:rPr>
                  <w:rFonts w:ascii="Avenir LT Std 45 Book" w:eastAsia="Times New Roman" w:hAnsi="Avenir LT Std 45 Book"/>
                  <w:color w:val="000000"/>
                  <w:lang w:eastAsia="pt-BR"/>
                </w:rPr>
                <w:t>f</w:t>
              </w:r>
            </w:ins>
            <w:del w:id="59" w:author="Lorena de Carvalho Lourenço" w:date="2023-10-31T10:47:00Z">
              <w:r w:rsidRPr="00280100" w:rsidDel="0016542E">
                <w:rPr>
                  <w:rFonts w:ascii="Avenir LT Std 45 Book" w:eastAsia="Times New Roman" w:hAnsi="Avenir LT Std 45 Book"/>
                  <w:color w:val="000000"/>
                  <w:lang w:eastAsia="pt-BR"/>
                </w:rPr>
                <w:delText xml:space="preserve"> F</w:delText>
              </w:r>
            </w:del>
            <w:r w:rsidRPr="00280100">
              <w:rPr>
                <w:rFonts w:ascii="Avenir LT Std 45 Book" w:eastAsia="Times New Roman" w:hAnsi="Avenir LT Std 45 Book"/>
                <w:color w:val="000000"/>
                <w:lang w:eastAsia="pt-BR"/>
              </w:rPr>
              <w:t>iles.</w:t>
            </w:r>
          </w:p>
        </w:tc>
        <w:tc>
          <w:tcPr>
            <w:tcW w:w="560" w:type="dxa"/>
            <w:tcBorders>
              <w:top w:val="nil"/>
              <w:left w:val="nil"/>
              <w:bottom w:val="single" w:sz="4" w:space="0" w:color="auto"/>
              <w:right w:val="nil"/>
            </w:tcBorders>
            <w:shd w:val="clear" w:color="auto" w:fill="auto"/>
            <w:noWrap/>
            <w:vAlign w:val="center"/>
            <w:hideMark/>
          </w:tcPr>
          <w:p w14:paraId="3E478EC7"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2</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5A3D317F"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2</w:t>
            </w:r>
          </w:p>
        </w:tc>
        <w:tc>
          <w:tcPr>
            <w:tcW w:w="700" w:type="dxa"/>
            <w:tcBorders>
              <w:top w:val="nil"/>
              <w:left w:val="nil"/>
              <w:bottom w:val="single" w:sz="4" w:space="0" w:color="auto"/>
              <w:right w:val="single" w:sz="4" w:space="0" w:color="auto"/>
            </w:tcBorders>
            <w:shd w:val="clear" w:color="auto" w:fill="auto"/>
            <w:noWrap/>
            <w:vAlign w:val="center"/>
            <w:hideMark/>
          </w:tcPr>
          <w:p w14:paraId="78A0C0BB"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3</w:t>
            </w:r>
          </w:p>
        </w:tc>
        <w:tc>
          <w:tcPr>
            <w:tcW w:w="220" w:type="dxa"/>
            <w:tcBorders>
              <w:top w:val="nil"/>
              <w:left w:val="nil"/>
              <w:bottom w:val="nil"/>
              <w:right w:val="nil"/>
            </w:tcBorders>
            <w:shd w:val="clear" w:color="auto" w:fill="auto"/>
            <w:noWrap/>
            <w:vAlign w:val="bottom"/>
            <w:hideMark/>
          </w:tcPr>
          <w:p w14:paraId="4A0EBFD7" w14:textId="77777777" w:rsidR="00280100" w:rsidRPr="00280100"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2E28953"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2</w:t>
            </w:r>
          </w:p>
        </w:tc>
        <w:tc>
          <w:tcPr>
            <w:tcW w:w="660" w:type="dxa"/>
            <w:tcBorders>
              <w:top w:val="nil"/>
              <w:left w:val="nil"/>
              <w:bottom w:val="single" w:sz="4" w:space="0" w:color="auto"/>
              <w:right w:val="single" w:sz="4" w:space="0" w:color="auto"/>
            </w:tcBorders>
            <w:shd w:val="clear" w:color="auto" w:fill="auto"/>
            <w:noWrap/>
            <w:vAlign w:val="center"/>
            <w:hideMark/>
          </w:tcPr>
          <w:p w14:paraId="37BB1669"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2</w:t>
            </w:r>
          </w:p>
        </w:tc>
      </w:tr>
      <w:tr w:rsidR="00280100" w:rsidRPr="00280100" w14:paraId="18355B6B" w14:textId="77777777" w:rsidTr="00280100">
        <w:trPr>
          <w:trHeight w:val="1440"/>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7C81CB7A" w14:textId="77777777" w:rsidR="00280100" w:rsidRPr="00280100" w:rsidRDefault="00280100" w:rsidP="00280100">
            <w:pPr>
              <w:spacing w:after="0" w:line="240" w:lineRule="auto"/>
              <w:rPr>
                <w:rFonts w:ascii="Avenir LT Std 45 Book" w:eastAsia="Times New Roman" w:hAnsi="Avenir LT Std 45 Book"/>
                <w:b/>
                <w:bCs/>
                <w:color w:val="000000"/>
                <w:lang w:val="pt-BR" w:eastAsia="pt-BR"/>
              </w:rPr>
            </w:pPr>
          </w:p>
        </w:tc>
        <w:tc>
          <w:tcPr>
            <w:tcW w:w="1900" w:type="dxa"/>
            <w:vMerge/>
            <w:tcBorders>
              <w:top w:val="nil"/>
              <w:left w:val="single" w:sz="4" w:space="0" w:color="auto"/>
              <w:bottom w:val="single" w:sz="4" w:space="0" w:color="auto"/>
              <w:right w:val="nil"/>
            </w:tcBorders>
            <w:vAlign w:val="center"/>
            <w:hideMark/>
          </w:tcPr>
          <w:p w14:paraId="1A67FAA3" w14:textId="77777777" w:rsidR="00280100" w:rsidRPr="00280100" w:rsidRDefault="00280100" w:rsidP="00280100">
            <w:pPr>
              <w:spacing w:after="0" w:line="240" w:lineRule="auto"/>
              <w:rPr>
                <w:rFonts w:ascii="Avenir LT Std 45 Book" w:eastAsia="Times New Roman" w:hAnsi="Avenir LT Std 45 Book"/>
                <w:color w:val="000000"/>
                <w:lang w:val="pt-BR" w:eastAsia="pt-BR"/>
              </w:rPr>
            </w:pPr>
          </w:p>
        </w:tc>
        <w:tc>
          <w:tcPr>
            <w:tcW w:w="4200" w:type="dxa"/>
            <w:tcBorders>
              <w:top w:val="nil"/>
              <w:left w:val="single" w:sz="4" w:space="0" w:color="auto"/>
              <w:bottom w:val="single" w:sz="4" w:space="0" w:color="auto"/>
              <w:right w:val="single" w:sz="4" w:space="0" w:color="auto"/>
            </w:tcBorders>
            <w:shd w:val="clear" w:color="000000" w:fill="F2F2F2"/>
            <w:vAlign w:val="bottom"/>
            <w:hideMark/>
          </w:tcPr>
          <w:p w14:paraId="220707AC" w14:textId="77777777" w:rsidR="00280100" w:rsidRPr="002F2E7E" w:rsidRDefault="00280100" w:rsidP="00280100">
            <w:pPr>
              <w:spacing w:after="0" w:line="240" w:lineRule="auto"/>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 xml:space="preserve">3.1.c Use deforestation detection technologies such as bioacoustics to identify agents, including machinery sounds, such as tractors or chainsaws, </w:t>
            </w:r>
            <w:proofErr w:type="gramStart"/>
            <w:r w:rsidRPr="002F2E7E">
              <w:rPr>
                <w:rFonts w:ascii="Avenir LT Std 45 Book" w:eastAsia="Times New Roman" w:hAnsi="Avenir LT Std 45 Book"/>
                <w:color w:val="000000"/>
                <w:lang w:eastAsia="pt-BR"/>
              </w:rPr>
              <w:t>gunshots</w:t>
            </w:r>
            <w:proofErr w:type="gramEnd"/>
            <w:r w:rsidRPr="002F2E7E">
              <w:rPr>
                <w:rFonts w:ascii="Avenir LT Std 45 Book" w:eastAsia="Times New Roman" w:hAnsi="Avenir LT Std 45 Book"/>
                <w:color w:val="000000"/>
                <w:lang w:eastAsia="pt-BR"/>
              </w:rPr>
              <w:t xml:space="preserve"> and other associated sounds.</w:t>
            </w:r>
          </w:p>
        </w:tc>
        <w:tc>
          <w:tcPr>
            <w:tcW w:w="2280" w:type="dxa"/>
            <w:tcBorders>
              <w:top w:val="nil"/>
              <w:left w:val="nil"/>
              <w:bottom w:val="single" w:sz="4" w:space="0" w:color="auto"/>
              <w:right w:val="single" w:sz="4" w:space="0" w:color="auto"/>
            </w:tcBorders>
            <w:shd w:val="clear" w:color="auto" w:fill="auto"/>
            <w:vAlign w:val="center"/>
            <w:hideMark/>
          </w:tcPr>
          <w:p w14:paraId="02BE1DC4" w14:textId="77777777" w:rsidR="00280100" w:rsidRPr="00280100" w:rsidRDefault="00280100" w:rsidP="00280100">
            <w:pPr>
              <w:spacing w:after="0" w:line="240" w:lineRule="auto"/>
              <w:jc w:val="center"/>
              <w:rPr>
                <w:rFonts w:ascii="Avenir LT Std 45 Book" w:eastAsia="Times New Roman" w:hAnsi="Avenir LT Std 45 Book"/>
                <w:color w:val="000000"/>
                <w:lang w:eastAsia="pt-BR"/>
              </w:rPr>
            </w:pPr>
            <w:r w:rsidRPr="00280100">
              <w:rPr>
                <w:rFonts w:ascii="Avenir LT Std 45 Book" w:eastAsia="Times New Roman" w:hAnsi="Avenir LT Std 45 Book"/>
                <w:color w:val="000000"/>
                <w:lang w:eastAsia="pt-BR"/>
              </w:rPr>
              <w:t>Contracted expert advisory report or equipment report used.</w:t>
            </w:r>
          </w:p>
        </w:tc>
        <w:tc>
          <w:tcPr>
            <w:tcW w:w="560" w:type="dxa"/>
            <w:tcBorders>
              <w:top w:val="nil"/>
              <w:left w:val="nil"/>
              <w:bottom w:val="single" w:sz="4" w:space="0" w:color="auto"/>
              <w:right w:val="nil"/>
            </w:tcBorders>
            <w:shd w:val="clear" w:color="auto" w:fill="auto"/>
            <w:noWrap/>
            <w:vAlign w:val="center"/>
            <w:hideMark/>
          </w:tcPr>
          <w:p w14:paraId="5288983B"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3</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5D44F9D5"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3</w:t>
            </w:r>
          </w:p>
        </w:tc>
        <w:tc>
          <w:tcPr>
            <w:tcW w:w="700" w:type="dxa"/>
            <w:tcBorders>
              <w:top w:val="nil"/>
              <w:left w:val="nil"/>
              <w:bottom w:val="single" w:sz="4" w:space="0" w:color="auto"/>
              <w:right w:val="single" w:sz="4" w:space="0" w:color="auto"/>
            </w:tcBorders>
            <w:shd w:val="clear" w:color="auto" w:fill="auto"/>
            <w:noWrap/>
            <w:vAlign w:val="center"/>
            <w:hideMark/>
          </w:tcPr>
          <w:p w14:paraId="3A314E86"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3</w:t>
            </w:r>
          </w:p>
        </w:tc>
        <w:tc>
          <w:tcPr>
            <w:tcW w:w="220" w:type="dxa"/>
            <w:tcBorders>
              <w:top w:val="nil"/>
              <w:left w:val="nil"/>
              <w:bottom w:val="nil"/>
              <w:right w:val="nil"/>
            </w:tcBorders>
            <w:shd w:val="clear" w:color="auto" w:fill="auto"/>
            <w:noWrap/>
            <w:vAlign w:val="bottom"/>
            <w:hideMark/>
          </w:tcPr>
          <w:p w14:paraId="109E44F9" w14:textId="77777777" w:rsidR="00280100" w:rsidRPr="00280100"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22C8B337"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3</w:t>
            </w:r>
          </w:p>
        </w:tc>
        <w:tc>
          <w:tcPr>
            <w:tcW w:w="660" w:type="dxa"/>
            <w:tcBorders>
              <w:top w:val="nil"/>
              <w:left w:val="nil"/>
              <w:bottom w:val="single" w:sz="4" w:space="0" w:color="auto"/>
              <w:right w:val="single" w:sz="4" w:space="0" w:color="auto"/>
            </w:tcBorders>
            <w:shd w:val="clear" w:color="auto" w:fill="auto"/>
            <w:noWrap/>
            <w:vAlign w:val="center"/>
            <w:hideMark/>
          </w:tcPr>
          <w:p w14:paraId="089005A6"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5</w:t>
            </w:r>
          </w:p>
        </w:tc>
      </w:tr>
      <w:tr w:rsidR="00280100" w:rsidRPr="002F2E7E" w14:paraId="0A40C79A" w14:textId="77777777" w:rsidTr="00280100">
        <w:trPr>
          <w:trHeight w:val="1440"/>
        </w:trPr>
        <w:tc>
          <w:tcPr>
            <w:tcW w:w="960" w:type="dxa"/>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5200CE7E" w14:textId="77777777" w:rsidR="00280100" w:rsidRPr="002F2E7E" w:rsidRDefault="00280100" w:rsidP="00280100">
            <w:pPr>
              <w:spacing w:after="0" w:line="240" w:lineRule="auto"/>
              <w:jc w:val="center"/>
              <w:rPr>
                <w:rFonts w:ascii="Avenir LT Std 45 Book" w:eastAsia="Times New Roman" w:hAnsi="Avenir LT Std 45 Book"/>
                <w:b/>
                <w:bCs/>
                <w:color w:val="000000"/>
                <w:lang w:val="pt-BR" w:eastAsia="pt-BR"/>
              </w:rPr>
            </w:pPr>
            <w:r w:rsidRPr="002F2E7E">
              <w:rPr>
                <w:rFonts w:ascii="Avenir LT Std 45 Book" w:eastAsia="Times New Roman" w:hAnsi="Avenir LT Std 45 Book"/>
                <w:b/>
                <w:bCs/>
                <w:color w:val="000000"/>
                <w:lang w:val="pt-BR" w:eastAsia="pt-BR"/>
              </w:rPr>
              <w:lastRenderedPageBreak/>
              <w:t xml:space="preserve">Social </w:t>
            </w:r>
            <w:proofErr w:type="spellStart"/>
            <w:r w:rsidRPr="002F2E7E">
              <w:rPr>
                <w:rFonts w:ascii="Avenir LT Std 45 Book" w:eastAsia="Times New Roman" w:hAnsi="Avenir LT Std 45 Book"/>
                <w:b/>
                <w:bCs/>
                <w:color w:val="000000"/>
                <w:lang w:val="pt-BR" w:eastAsia="pt-BR"/>
              </w:rPr>
              <w:t>Engagement</w:t>
            </w:r>
            <w:proofErr w:type="spellEnd"/>
            <w:r w:rsidRPr="002F2E7E">
              <w:rPr>
                <w:rFonts w:ascii="Avenir LT Std 45 Book" w:eastAsia="Times New Roman" w:hAnsi="Avenir LT Std 45 Book"/>
                <w:b/>
                <w:bCs/>
                <w:color w:val="000000"/>
                <w:lang w:val="pt-BR" w:eastAsia="pt-BR"/>
              </w:rPr>
              <w:t xml:space="preserve"> Indicator</w:t>
            </w:r>
          </w:p>
        </w:tc>
        <w:tc>
          <w:tcPr>
            <w:tcW w:w="1900" w:type="dxa"/>
            <w:vMerge w:val="restart"/>
            <w:tcBorders>
              <w:top w:val="nil"/>
              <w:left w:val="single" w:sz="4" w:space="0" w:color="auto"/>
              <w:bottom w:val="single" w:sz="4" w:space="0" w:color="auto"/>
              <w:right w:val="nil"/>
            </w:tcBorders>
            <w:shd w:val="clear" w:color="auto" w:fill="auto"/>
            <w:vAlign w:val="center"/>
            <w:hideMark/>
          </w:tcPr>
          <w:p w14:paraId="03FEA194" w14:textId="77777777" w:rsidR="00280100" w:rsidRPr="002F2E7E" w:rsidRDefault="00280100" w:rsidP="00280100">
            <w:pPr>
              <w:spacing w:after="0" w:line="240" w:lineRule="auto"/>
              <w:jc w:val="center"/>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 xml:space="preserve">4.1 Develop and implement an education and communication program </w:t>
            </w:r>
          </w:p>
        </w:tc>
        <w:tc>
          <w:tcPr>
            <w:tcW w:w="4200" w:type="dxa"/>
            <w:tcBorders>
              <w:top w:val="nil"/>
              <w:left w:val="single" w:sz="4" w:space="0" w:color="auto"/>
              <w:bottom w:val="single" w:sz="4" w:space="0" w:color="auto"/>
              <w:right w:val="single" w:sz="4" w:space="0" w:color="auto"/>
            </w:tcBorders>
            <w:shd w:val="clear" w:color="auto" w:fill="auto"/>
            <w:vAlign w:val="bottom"/>
            <w:hideMark/>
          </w:tcPr>
          <w:p w14:paraId="5A894A29" w14:textId="2E789C85" w:rsidR="00280100" w:rsidRPr="002F2E7E" w:rsidRDefault="00280100" w:rsidP="00280100">
            <w:pPr>
              <w:spacing w:after="0" w:line="240" w:lineRule="auto"/>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4.1.a Implement</w:t>
            </w:r>
            <w:del w:id="60" w:author="Lorena de Carvalho Lourenço" w:date="2023-10-31T17:34:00Z">
              <w:r w:rsidRPr="002F2E7E" w:rsidDel="002027C6">
                <w:rPr>
                  <w:rFonts w:ascii="Avenir LT Std 45 Book" w:eastAsia="Times New Roman" w:hAnsi="Avenir LT Std 45 Book"/>
                  <w:color w:val="000000"/>
                  <w:lang w:eastAsia="pt-BR"/>
                </w:rPr>
                <w:delText>ing</w:delText>
              </w:r>
            </w:del>
            <w:r w:rsidRPr="002F2E7E">
              <w:rPr>
                <w:rFonts w:ascii="Avenir LT Std 45 Book" w:eastAsia="Times New Roman" w:hAnsi="Avenir LT Std 45 Book"/>
                <w:color w:val="000000"/>
                <w:lang w:eastAsia="pt-BR"/>
              </w:rPr>
              <w:t xml:space="preserve"> a campaign to raise awareness of good practices for drivers in the project's surrounding area, especially</w:t>
            </w:r>
            <w:ins w:id="61" w:author="Lorena de Carvalho Lourenço" w:date="2023-10-31T10:40:00Z">
              <w:r w:rsidR="00244CE4">
                <w:rPr>
                  <w:rFonts w:ascii="Avenir LT Std 45 Book" w:eastAsia="Times New Roman" w:hAnsi="Avenir LT Std 45 Book"/>
                  <w:color w:val="000000"/>
                  <w:lang w:eastAsia="pt-BR"/>
                </w:rPr>
                <w:t xml:space="preserve"> for</w:t>
              </w:r>
            </w:ins>
            <w:r w:rsidRPr="002F2E7E">
              <w:rPr>
                <w:rFonts w:ascii="Avenir LT Std 45 Book" w:eastAsia="Times New Roman" w:hAnsi="Avenir LT Std 45 Book"/>
                <w:color w:val="000000"/>
                <w:lang w:eastAsia="pt-BR"/>
              </w:rPr>
              <w:t xml:space="preserve"> big cats, contributing to the reduction of roadkill rates of big cats.</w:t>
            </w:r>
          </w:p>
        </w:tc>
        <w:tc>
          <w:tcPr>
            <w:tcW w:w="2280" w:type="dxa"/>
            <w:tcBorders>
              <w:top w:val="nil"/>
              <w:left w:val="nil"/>
              <w:bottom w:val="single" w:sz="4" w:space="0" w:color="auto"/>
              <w:right w:val="single" w:sz="4" w:space="0" w:color="auto"/>
            </w:tcBorders>
            <w:shd w:val="clear" w:color="auto" w:fill="auto"/>
            <w:vAlign w:val="center"/>
            <w:hideMark/>
          </w:tcPr>
          <w:p w14:paraId="5FEEE4DA" w14:textId="77777777" w:rsidR="00280100" w:rsidRPr="002F2E7E" w:rsidRDefault="00280100" w:rsidP="00280100">
            <w:pPr>
              <w:spacing w:after="0" w:line="240" w:lineRule="auto"/>
              <w:jc w:val="center"/>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Attendance list and photographic evidence.</w:t>
            </w:r>
          </w:p>
        </w:tc>
        <w:tc>
          <w:tcPr>
            <w:tcW w:w="560" w:type="dxa"/>
            <w:tcBorders>
              <w:top w:val="nil"/>
              <w:left w:val="nil"/>
              <w:bottom w:val="single" w:sz="4" w:space="0" w:color="auto"/>
              <w:right w:val="nil"/>
            </w:tcBorders>
            <w:shd w:val="clear" w:color="auto" w:fill="auto"/>
            <w:noWrap/>
            <w:vAlign w:val="center"/>
            <w:hideMark/>
          </w:tcPr>
          <w:p w14:paraId="6ACE76DA"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0DB28C79"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700" w:type="dxa"/>
            <w:tcBorders>
              <w:top w:val="nil"/>
              <w:left w:val="nil"/>
              <w:bottom w:val="single" w:sz="4" w:space="0" w:color="auto"/>
              <w:right w:val="single" w:sz="4" w:space="0" w:color="auto"/>
            </w:tcBorders>
            <w:shd w:val="clear" w:color="auto" w:fill="auto"/>
            <w:noWrap/>
            <w:vAlign w:val="center"/>
            <w:hideMark/>
          </w:tcPr>
          <w:p w14:paraId="15C3BA6D"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220" w:type="dxa"/>
            <w:tcBorders>
              <w:top w:val="nil"/>
              <w:left w:val="nil"/>
              <w:bottom w:val="nil"/>
              <w:right w:val="nil"/>
            </w:tcBorders>
            <w:shd w:val="clear" w:color="auto" w:fill="auto"/>
            <w:noWrap/>
            <w:vAlign w:val="bottom"/>
            <w:hideMark/>
          </w:tcPr>
          <w:p w14:paraId="10D3B17B" w14:textId="77777777" w:rsidR="00280100" w:rsidRPr="002F2E7E"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244C72E8"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660" w:type="dxa"/>
            <w:tcBorders>
              <w:top w:val="nil"/>
              <w:left w:val="nil"/>
              <w:bottom w:val="single" w:sz="4" w:space="0" w:color="auto"/>
              <w:right w:val="single" w:sz="4" w:space="0" w:color="auto"/>
            </w:tcBorders>
            <w:shd w:val="clear" w:color="auto" w:fill="auto"/>
            <w:noWrap/>
            <w:vAlign w:val="center"/>
            <w:hideMark/>
          </w:tcPr>
          <w:p w14:paraId="23E1031A"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r>
      <w:tr w:rsidR="00280100" w:rsidRPr="002F2E7E" w14:paraId="50D84A84" w14:textId="77777777" w:rsidTr="00280100">
        <w:trPr>
          <w:trHeight w:val="1440"/>
        </w:trPr>
        <w:tc>
          <w:tcPr>
            <w:tcW w:w="960" w:type="dxa"/>
            <w:vMerge/>
            <w:tcBorders>
              <w:top w:val="nil"/>
              <w:left w:val="single" w:sz="4" w:space="0" w:color="auto"/>
              <w:bottom w:val="single" w:sz="4" w:space="0" w:color="000000"/>
              <w:right w:val="single" w:sz="4" w:space="0" w:color="auto"/>
            </w:tcBorders>
            <w:vAlign w:val="center"/>
            <w:hideMark/>
          </w:tcPr>
          <w:p w14:paraId="72361989" w14:textId="77777777" w:rsidR="00280100" w:rsidRPr="002F2E7E" w:rsidRDefault="00280100" w:rsidP="00280100">
            <w:pPr>
              <w:spacing w:after="0" w:line="240" w:lineRule="auto"/>
              <w:rPr>
                <w:rFonts w:ascii="Avenir LT Std 45 Book" w:eastAsia="Times New Roman" w:hAnsi="Avenir LT Std 45 Book"/>
                <w:b/>
                <w:bCs/>
                <w:color w:val="000000"/>
                <w:lang w:val="pt-BR" w:eastAsia="pt-BR"/>
              </w:rPr>
            </w:pPr>
          </w:p>
        </w:tc>
        <w:tc>
          <w:tcPr>
            <w:tcW w:w="1900" w:type="dxa"/>
            <w:vMerge/>
            <w:tcBorders>
              <w:top w:val="nil"/>
              <w:left w:val="single" w:sz="4" w:space="0" w:color="auto"/>
              <w:bottom w:val="single" w:sz="4" w:space="0" w:color="auto"/>
              <w:right w:val="nil"/>
            </w:tcBorders>
            <w:vAlign w:val="center"/>
            <w:hideMark/>
          </w:tcPr>
          <w:p w14:paraId="207E9E9F" w14:textId="77777777" w:rsidR="00280100" w:rsidRPr="002F2E7E" w:rsidRDefault="00280100" w:rsidP="00280100">
            <w:pPr>
              <w:spacing w:after="0" w:line="240" w:lineRule="auto"/>
              <w:rPr>
                <w:rFonts w:ascii="Avenir LT Std 45 Book" w:eastAsia="Times New Roman" w:hAnsi="Avenir LT Std 45 Book"/>
                <w:color w:val="000000"/>
                <w:lang w:val="pt-BR" w:eastAsia="pt-BR"/>
              </w:rPr>
            </w:pPr>
          </w:p>
        </w:tc>
        <w:tc>
          <w:tcPr>
            <w:tcW w:w="4200" w:type="dxa"/>
            <w:tcBorders>
              <w:top w:val="nil"/>
              <w:left w:val="single" w:sz="4" w:space="0" w:color="auto"/>
              <w:bottom w:val="single" w:sz="4" w:space="0" w:color="auto"/>
              <w:right w:val="single" w:sz="4" w:space="0" w:color="auto"/>
            </w:tcBorders>
            <w:shd w:val="clear" w:color="000000" w:fill="F2F2F2"/>
            <w:vAlign w:val="bottom"/>
            <w:hideMark/>
          </w:tcPr>
          <w:p w14:paraId="34980B5C" w14:textId="77777777" w:rsidR="00280100" w:rsidRPr="002F2E7E" w:rsidRDefault="00280100" w:rsidP="00280100">
            <w:pPr>
              <w:spacing w:after="0" w:line="240" w:lineRule="auto"/>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4.1.b Implement signs indicating protected areas, ban on hunting, burning, deforestation</w:t>
            </w:r>
            <w:r w:rsidRPr="002F2E7E">
              <w:rPr>
                <w:rFonts w:ascii="Avenir LT Std 45 Book" w:eastAsia="Times New Roman" w:hAnsi="Avenir LT Std 45 Book"/>
                <w:color w:val="FF0000"/>
                <w:lang w:eastAsia="pt-BR"/>
              </w:rPr>
              <w:t xml:space="preserve"> </w:t>
            </w:r>
            <w:r w:rsidRPr="002F2E7E">
              <w:rPr>
                <w:rFonts w:ascii="Avenir LT Std 45 Book" w:eastAsia="Times New Roman" w:hAnsi="Avenir LT Std 45 Book"/>
                <w:color w:val="000000"/>
                <w:lang w:eastAsia="pt-BR"/>
              </w:rPr>
              <w:t>and with good driving practices on roads and highways in the project area and its surroundings.</w:t>
            </w:r>
          </w:p>
        </w:tc>
        <w:tc>
          <w:tcPr>
            <w:tcW w:w="2280" w:type="dxa"/>
            <w:tcBorders>
              <w:top w:val="nil"/>
              <w:left w:val="nil"/>
              <w:bottom w:val="single" w:sz="4" w:space="0" w:color="auto"/>
              <w:right w:val="single" w:sz="4" w:space="0" w:color="auto"/>
            </w:tcBorders>
            <w:shd w:val="clear" w:color="auto" w:fill="auto"/>
            <w:vAlign w:val="center"/>
            <w:hideMark/>
          </w:tcPr>
          <w:p w14:paraId="47F89AD8" w14:textId="77777777" w:rsidR="00280100" w:rsidRPr="002F2E7E" w:rsidRDefault="00280100" w:rsidP="00280100">
            <w:pPr>
              <w:spacing w:after="0" w:line="240" w:lineRule="auto"/>
              <w:jc w:val="center"/>
              <w:rPr>
                <w:rFonts w:ascii="Avenir LT Std 45 Book" w:eastAsia="Times New Roman" w:hAnsi="Avenir LT Std 45 Book"/>
                <w:color w:val="000000"/>
                <w:lang w:val="pt-BR" w:eastAsia="pt-BR"/>
              </w:rPr>
            </w:pPr>
            <w:r w:rsidRPr="002F2E7E">
              <w:rPr>
                <w:rFonts w:ascii="Avenir LT Std 45 Book" w:eastAsia="Times New Roman" w:hAnsi="Avenir LT Std 45 Book"/>
                <w:color w:val="000000"/>
                <w:lang w:eastAsia="pt-BR"/>
              </w:rPr>
              <w:t>Photographic evidence.</w:t>
            </w:r>
          </w:p>
        </w:tc>
        <w:tc>
          <w:tcPr>
            <w:tcW w:w="560" w:type="dxa"/>
            <w:tcBorders>
              <w:top w:val="nil"/>
              <w:left w:val="nil"/>
              <w:bottom w:val="single" w:sz="4" w:space="0" w:color="auto"/>
              <w:right w:val="nil"/>
            </w:tcBorders>
            <w:shd w:val="clear" w:color="auto" w:fill="auto"/>
            <w:noWrap/>
            <w:vAlign w:val="center"/>
            <w:hideMark/>
          </w:tcPr>
          <w:p w14:paraId="275922D1"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2199774E"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1</w:t>
            </w:r>
          </w:p>
        </w:tc>
        <w:tc>
          <w:tcPr>
            <w:tcW w:w="700" w:type="dxa"/>
            <w:tcBorders>
              <w:top w:val="nil"/>
              <w:left w:val="nil"/>
              <w:bottom w:val="single" w:sz="4" w:space="0" w:color="auto"/>
              <w:right w:val="single" w:sz="4" w:space="0" w:color="auto"/>
            </w:tcBorders>
            <w:shd w:val="clear" w:color="auto" w:fill="auto"/>
            <w:noWrap/>
            <w:vAlign w:val="center"/>
            <w:hideMark/>
          </w:tcPr>
          <w:p w14:paraId="1782BAD6"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220" w:type="dxa"/>
            <w:tcBorders>
              <w:top w:val="nil"/>
              <w:left w:val="nil"/>
              <w:bottom w:val="nil"/>
              <w:right w:val="nil"/>
            </w:tcBorders>
            <w:shd w:val="clear" w:color="auto" w:fill="auto"/>
            <w:noWrap/>
            <w:vAlign w:val="bottom"/>
            <w:hideMark/>
          </w:tcPr>
          <w:p w14:paraId="0D4672DF" w14:textId="77777777" w:rsidR="00280100" w:rsidRPr="002F2E7E"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62B1814B" w14:textId="2D833806" w:rsidR="00280100" w:rsidRPr="002F2E7E" w:rsidRDefault="00280100" w:rsidP="00280100">
            <w:pPr>
              <w:spacing w:after="0" w:line="240" w:lineRule="auto"/>
              <w:jc w:val="center"/>
              <w:rPr>
                <w:rFonts w:eastAsia="Times New Roman"/>
                <w:color w:val="000000"/>
                <w:lang w:val="pt-BR" w:eastAsia="pt-BR"/>
              </w:rPr>
            </w:pPr>
            <w:del w:id="62" w:author="Olivia Marques" w:date="2023-11-12T21:31:00Z">
              <w:r w:rsidRPr="002F2E7E" w:rsidDel="00803D61">
                <w:rPr>
                  <w:rFonts w:eastAsia="Times New Roman"/>
                  <w:color w:val="000000"/>
                  <w:lang w:val="pt-BR" w:eastAsia="pt-BR"/>
                </w:rPr>
                <w:delText>1</w:delText>
              </w:r>
            </w:del>
            <w:ins w:id="63" w:author="Olivia Marques" w:date="2023-11-12T21:31:00Z">
              <w:r w:rsidR="00803D61">
                <w:rPr>
                  <w:rFonts w:eastAsia="Times New Roman"/>
                  <w:color w:val="000000"/>
                  <w:lang w:val="pt-BR" w:eastAsia="pt-BR"/>
                </w:rPr>
                <w:t>2</w:t>
              </w:r>
            </w:ins>
          </w:p>
        </w:tc>
        <w:tc>
          <w:tcPr>
            <w:tcW w:w="660" w:type="dxa"/>
            <w:tcBorders>
              <w:top w:val="nil"/>
              <w:left w:val="nil"/>
              <w:bottom w:val="single" w:sz="4" w:space="0" w:color="auto"/>
              <w:right w:val="single" w:sz="4" w:space="0" w:color="auto"/>
            </w:tcBorders>
            <w:shd w:val="clear" w:color="auto" w:fill="auto"/>
            <w:noWrap/>
            <w:vAlign w:val="center"/>
            <w:hideMark/>
          </w:tcPr>
          <w:p w14:paraId="4EBA017F"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r>
      <w:tr w:rsidR="00280100" w:rsidRPr="002F2E7E" w14:paraId="3E170925" w14:textId="77777777" w:rsidTr="00280100">
        <w:trPr>
          <w:trHeight w:val="1440"/>
        </w:trPr>
        <w:tc>
          <w:tcPr>
            <w:tcW w:w="960" w:type="dxa"/>
            <w:vMerge/>
            <w:tcBorders>
              <w:top w:val="nil"/>
              <w:left w:val="single" w:sz="4" w:space="0" w:color="auto"/>
              <w:bottom w:val="single" w:sz="4" w:space="0" w:color="000000"/>
              <w:right w:val="single" w:sz="4" w:space="0" w:color="auto"/>
            </w:tcBorders>
            <w:vAlign w:val="center"/>
            <w:hideMark/>
          </w:tcPr>
          <w:p w14:paraId="14AF7A94" w14:textId="77777777" w:rsidR="00280100" w:rsidRPr="002F2E7E" w:rsidRDefault="00280100" w:rsidP="00280100">
            <w:pPr>
              <w:spacing w:after="0" w:line="240" w:lineRule="auto"/>
              <w:rPr>
                <w:rFonts w:ascii="Avenir LT Std 45 Book" w:eastAsia="Times New Roman" w:hAnsi="Avenir LT Std 45 Book"/>
                <w:b/>
                <w:bCs/>
                <w:color w:val="000000"/>
                <w:lang w:val="pt-BR" w:eastAsia="pt-BR"/>
              </w:rPr>
            </w:pPr>
          </w:p>
        </w:tc>
        <w:tc>
          <w:tcPr>
            <w:tcW w:w="1900" w:type="dxa"/>
            <w:vMerge/>
            <w:tcBorders>
              <w:top w:val="nil"/>
              <w:left w:val="single" w:sz="4" w:space="0" w:color="auto"/>
              <w:bottom w:val="single" w:sz="4" w:space="0" w:color="auto"/>
              <w:right w:val="nil"/>
            </w:tcBorders>
            <w:vAlign w:val="center"/>
            <w:hideMark/>
          </w:tcPr>
          <w:p w14:paraId="2AFE4454" w14:textId="77777777" w:rsidR="00280100" w:rsidRPr="002F2E7E" w:rsidRDefault="00280100" w:rsidP="00280100">
            <w:pPr>
              <w:spacing w:after="0" w:line="240" w:lineRule="auto"/>
              <w:rPr>
                <w:rFonts w:ascii="Avenir LT Std 45 Book" w:eastAsia="Times New Roman" w:hAnsi="Avenir LT Std 45 Book"/>
                <w:color w:val="000000"/>
                <w:lang w:val="pt-BR" w:eastAsia="pt-BR"/>
              </w:rPr>
            </w:pPr>
          </w:p>
        </w:tc>
        <w:tc>
          <w:tcPr>
            <w:tcW w:w="4200" w:type="dxa"/>
            <w:tcBorders>
              <w:top w:val="nil"/>
              <w:left w:val="single" w:sz="4" w:space="0" w:color="auto"/>
              <w:bottom w:val="single" w:sz="4" w:space="0" w:color="auto"/>
              <w:right w:val="single" w:sz="4" w:space="0" w:color="auto"/>
            </w:tcBorders>
            <w:shd w:val="clear" w:color="auto" w:fill="auto"/>
            <w:vAlign w:val="bottom"/>
            <w:hideMark/>
          </w:tcPr>
          <w:p w14:paraId="779005B5" w14:textId="539FDE91" w:rsidR="00280100" w:rsidRPr="002F2E7E" w:rsidRDefault="00280100" w:rsidP="00280100">
            <w:pPr>
              <w:spacing w:after="0" w:line="240" w:lineRule="auto"/>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 xml:space="preserve">4.1.c Report any road kills that occur in the project area and its surroundings, </w:t>
            </w:r>
            <w:proofErr w:type="gramStart"/>
            <w:r w:rsidRPr="002F2E7E">
              <w:rPr>
                <w:rFonts w:ascii="Avenir LT Std 45 Book" w:eastAsia="Times New Roman" w:hAnsi="Avenir LT Std 45 Book"/>
                <w:color w:val="000000"/>
                <w:lang w:eastAsia="pt-BR"/>
              </w:rPr>
              <w:t>in order to</w:t>
            </w:r>
            <w:proofErr w:type="gramEnd"/>
            <w:r w:rsidRPr="002F2E7E">
              <w:rPr>
                <w:rFonts w:ascii="Avenir LT Std 45 Book" w:eastAsia="Times New Roman" w:hAnsi="Avenir LT Std 45 Book"/>
                <w:color w:val="000000"/>
                <w:lang w:eastAsia="pt-BR"/>
              </w:rPr>
              <w:t xml:space="preserve"> provide statistics for research projects and/or surveys of roadkill animals.</w:t>
            </w:r>
          </w:p>
        </w:tc>
        <w:tc>
          <w:tcPr>
            <w:tcW w:w="2280" w:type="dxa"/>
            <w:tcBorders>
              <w:top w:val="nil"/>
              <w:left w:val="nil"/>
              <w:bottom w:val="single" w:sz="4" w:space="0" w:color="auto"/>
              <w:right w:val="single" w:sz="4" w:space="0" w:color="auto"/>
            </w:tcBorders>
            <w:shd w:val="clear" w:color="auto" w:fill="auto"/>
            <w:vAlign w:val="center"/>
            <w:hideMark/>
          </w:tcPr>
          <w:p w14:paraId="6B37DD9F" w14:textId="77777777" w:rsidR="00280100" w:rsidRPr="002F2E7E" w:rsidRDefault="00280100" w:rsidP="00280100">
            <w:pPr>
              <w:spacing w:after="0" w:line="240" w:lineRule="auto"/>
              <w:jc w:val="center"/>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 xml:space="preserve">Report including numbers of road kills and statistics. </w:t>
            </w:r>
          </w:p>
        </w:tc>
        <w:tc>
          <w:tcPr>
            <w:tcW w:w="560" w:type="dxa"/>
            <w:tcBorders>
              <w:top w:val="nil"/>
              <w:left w:val="nil"/>
              <w:bottom w:val="single" w:sz="4" w:space="0" w:color="auto"/>
              <w:right w:val="nil"/>
            </w:tcBorders>
            <w:shd w:val="clear" w:color="auto" w:fill="auto"/>
            <w:noWrap/>
            <w:vAlign w:val="center"/>
            <w:hideMark/>
          </w:tcPr>
          <w:p w14:paraId="593E1A1E"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1</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3E7CC664"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700" w:type="dxa"/>
            <w:tcBorders>
              <w:top w:val="nil"/>
              <w:left w:val="nil"/>
              <w:bottom w:val="single" w:sz="4" w:space="0" w:color="auto"/>
              <w:right w:val="single" w:sz="4" w:space="0" w:color="auto"/>
            </w:tcBorders>
            <w:shd w:val="clear" w:color="auto" w:fill="auto"/>
            <w:noWrap/>
            <w:vAlign w:val="center"/>
            <w:hideMark/>
          </w:tcPr>
          <w:p w14:paraId="53D3CDD5"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1</w:t>
            </w:r>
          </w:p>
        </w:tc>
        <w:tc>
          <w:tcPr>
            <w:tcW w:w="220" w:type="dxa"/>
            <w:tcBorders>
              <w:top w:val="nil"/>
              <w:left w:val="nil"/>
              <w:bottom w:val="nil"/>
              <w:right w:val="nil"/>
            </w:tcBorders>
            <w:shd w:val="clear" w:color="auto" w:fill="auto"/>
            <w:noWrap/>
            <w:vAlign w:val="bottom"/>
            <w:hideMark/>
          </w:tcPr>
          <w:p w14:paraId="7F8C469B" w14:textId="77777777" w:rsidR="00280100" w:rsidRPr="002F2E7E"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37DAD88"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1</w:t>
            </w:r>
          </w:p>
        </w:tc>
        <w:tc>
          <w:tcPr>
            <w:tcW w:w="660" w:type="dxa"/>
            <w:tcBorders>
              <w:top w:val="nil"/>
              <w:left w:val="nil"/>
              <w:bottom w:val="single" w:sz="4" w:space="0" w:color="auto"/>
              <w:right w:val="single" w:sz="4" w:space="0" w:color="auto"/>
            </w:tcBorders>
            <w:shd w:val="clear" w:color="auto" w:fill="auto"/>
            <w:noWrap/>
            <w:vAlign w:val="center"/>
            <w:hideMark/>
          </w:tcPr>
          <w:p w14:paraId="477712BF"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1</w:t>
            </w:r>
          </w:p>
        </w:tc>
      </w:tr>
      <w:tr w:rsidR="00280100" w:rsidRPr="002F2E7E" w14:paraId="197FE940" w14:textId="77777777" w:rsidTr="00280100">
        <w:trPr>
          <w:trHeight w:val="588"/>
        </w:trPr>
        <w:tc>
          <w:tcPr>
            <w:tcW w:w="960" w:type="dxa"/>
            <w:vMerge/>
            <w:tcBorders>
              <w:top w:val="nil"/>
              <w:left w:val="single" w:sz="4" w:space="0" w:color="auto"/>
              <w:bottom w:val="single" w:sz="4" w:space="0" w:color="000000"/>
              <w:right w:val="single" w:sz="4" w:space="0" w:color="auto"/>
            </w:tcBorders>
            <w:vAlign w:val="center"/>
            <w:hideMark/>
          </w:tcPr>
          <w:p w14:paraId="14C6AF87" w14:textId="77777777" w:rsidR="00280100" w:rsidRPr="002F2E7E" w:rsidRDefault="00280100" w:rsidP="00280100">
            <w:pPr>
              <w:spacing w:after="0" w:line="240" w:lineRule="auto"/>
              <w:rPr>
                <w:rFonts w:ascii="Avenir LT Std 45 Book" w:eastAsia="Times New Roman" w:hAnsi="Avenir LT Std 45 Book"/>
                <w:b/>
                <w:bCs/>
                <w:color w:val="000000"/>
                <w:lang w:val="pt-BR" w:eastAsia="pt-BR"/>
              </w:rPr>
            </w:pPr>
          </w:p>
        </w:tc>
        <w:tc>
          <w:tcPr>
            <w:tcW w:w="1900" w:type="dxa"/>
            <w:vMerge w:val="restart"/>
            <w:tcBorders>
              <w:top w:val="nil"/>
              <w:left w:val="single" w:sz="4" w:space="0" w:color="auto"/>
              <w:bottom w:val="single" w:sz="4" w:space="0" w:color="auto"/>
              <w:right w:val="nil"/>
            </w:tcBorders>
            <w:shd w:val="clear" w:color="auto" w:fill="auto"/>
            <w:vAlign w:val="bottom"/>
            <w:hideMark/>
          </w:tcPr>
          <w:p w14:paraId="254894C7" w14:textId="77777777" w:rsidR="00280100" w:rsidRPr="002F2E7E" w:rsidRDefault="00280100" w:rsidP="00280100">
            <w:pPr>
              <w:spacing w:after="0" w:line="240" w:lineRule="auto"/>
              <w:jc w:val="center"/>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4.2 Implement a stakeholder relations program with rural assistance and extension agencies</w:t>
            </w:r>
          </w:p>
        </w:tc>
        <w:tc>
          <w:tcPr>
            <w:tcW w:w="4200" w:type="dxa"/>
            <w:tcBorders>
              <w:top w:val="nil"/>
              <w:left w:val="single" w:sz="4" w:space="0" w:color="auto"/>
              <w:bottom w:val="single" w:sz="4" w:space="0" w:color="auto"/>
              <w:right w:val="single" w:sz="4" w:space="0" w:color="auto"/>
            </w:tcBorders>
            <w:shd w:val="clear" w:color="000000" w:fill="F2F2F2"/>
            <w:vAlign w:val="bottom"/>
            <w:hideMark/>
          </w:tcPr>
          <w:p w14:paraId="6C805BC0" w14:textId="77777777" w:rsidR="00280100" w:rsidRPr="002F2E7E" w:rsidRDefault="00280100" w:rsidP="00280100">
            <w:pPr>
              <w:spacing w:after="0" w:line="240" w:lineRule="auto"/>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4.2.</w:t>
            </w:r>
            <w:proofErr w:type="spellStart"/>
            <w:r w:rsidRPr="002F2E7E">
              <w:rPr>
                <w:rFonts w:ascii="Avenir LT Std 45 Book" w:eastAsia="Times New Roman" w:hAnsi="Avenir LT Std 45 Book"/>
                <w:color w:val="000000"/>
                <w:lang w:eastAsia="pt-BR"/>
              </w:rPr>
              <w:t>a</w:t>
            </w:r>
            <w:proofErr w:type="spellEnd"/>
            <w:r w:rsidRPr="002F2E7E">
              <w:rPr>
                <w:rFonts w:ascii="Avenir LT Std 45 Book" w:eastAsia="Times New Roman" w:hAnsi="Avenir LT Std 45 Book"/>
                <w:color w:val="000000"/>
                <w:lang w:eastAsia="pt-BR"/>
              </w:rPr>
              <w:t xml:space="preserve"> Elaborate a communication plan for a stakeholder relations program.</w:t>
            </w:r>
          </w:p>
        </w:tc>
        <w:tc>
          <w:tcPr>
            <w:tcW w:w="2280" w:type="dxa"/>
            <w:tcBorders>
              <w:top w:val="nil"/>
              <w:left w:val="nil"/>
              <w:bottom w:val="single" w:sz="4" w:space="0" w:color="auto"/>
              <w:right w:val="single" w:sz="4" w:space="0" w:color="auto"/>
            </w:tcBorders>
            <w:shd w:val="clear" w:color="auto" w:fill="auto"/>
            <w:vAlign w:val="center"/>
            <w:hideMark/>
          </w:tcPr>
          <w:p w14:paraId="134CBD34" w14:textId="77777777" w:rsidR="00280100" w:rsidRPr="002F2E7E" w:rsidRDefault="00280100" w:rsidP="00280100">
            <w:pPr>
              <w:spacing w:after="0" w:line="240" w:lineRule="auto"/>
              <w:jc w:val="center"/>
              <w:rPr>
                <w:rFonts w:ascii="Avenir LT Std 45 Book" w:eastAsia="Times New Roman" w:hAnsi="Avenir LT Std 45 Book"/>
                <w:color w:val="000000"/>
                <w:lang w:val="pt-BR" w:eastAsia="pt-BR"/>
              </w:rPr>
            </w:pPr>
            <w:r w:rsidRPr="002F2E7E">
              <w:rPr>
                <w:rFonts w:ascii="Avenir LT Std 45 Book" w:eastAsia="Times New Roman" w:hAnsi="Avenir LT Std 45 Book"/>
                <w:color w:val="000000"/>
                <w:lang w:eastAsia="pt-BR"/>
              </w:rPr>
              <w:t>Communication plan.</w:t>
            </w:r>
          </w:p>
        </w:tc>
        <w:tc>
          <w:tcPr>
            <w:tcW w:w="560" w:type="dxa"/>
            <w:tcBorders>
              <w:top w:val="nil"/>
              <w:left w:val="nil"/>
              <w:bottom w:val="single" w:sz="4" w:space="0" w:color="auto"/>
              <w:right w:val="nil"/>
            </w:tcBorders>
            <w:shd w:val="clear" w:color="auto" w:fill="auto"/>
            <w:noWrap/>
            <w:vAlign w:val="center"/>
            <w:hideMark/>
          </w:tcPr>
          <w:p w14:paraId="02032F76"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1</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4F4084DA"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700" w:type="dxa"/>
            <w:tcBorders>
              <w:top w:val="nil"/>
              <w:left w:val="nil"/>
              <w:bottom w:val="single" w:sz="4" w:space="0" w:color="auto"/>
              <w:right w:val="single" w:sz="4" w:space="0" w:color="auto"/>
            </w:tcBorders>
            <w:shd w:val="clear" w:color="auto" w:fill="auto"/>
            <w:noWrap/>
            <w:vAlign w:val="center"/>
            <w:hideMark/>
          </w:tcPr>
          <w:p w14:paraId="793587DF"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220" w:type="dxa"/>
            <w:tcBorders>
              <w:top w:val="nil"/>
              <w:left w:val="nil"/>
              <w:bottom w:val="nil"/>
              <w:right w:val="nil"/>
            </w:tcBorders>
            <w:shd w:val="clear" w:color="auto" w:fill="auto"/>
            <w:noWrap/>
            <w:vAlign w:val="bottom"/>
            <w:hideMark/>
          </w:tcPr>
          <w:p w14:paraId="15AA5D57" w14:textId="77777777" w:rsidR="00280100" w:rsidRPr="002F2E7E"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3CB98AA" w14:textId="5FA008FF" w:rsidR="00280100" w:rsidRPr="002F2E7E" w:rsidRDefault="00280100" w:rsidP="00280100">
            <w:pPr>
              <w:spacing w:after="0" w:line="240" w:lineRule="auto"/>
              <w:jc w:val="center"/>
              <w:rPr>
                <w:rFonts w:eastAsia="Times New Roman"/>
                <w:color w:val="000000"/>
                <w:lang w:val="pt-BR" w:eastAsia="pt-BR"/>
              </w:rPr>
            </w:pPr>
            <w:del w:id="64" w:author="Olivia Marques" w:date="2023-11-12T21:31:00Z">
              <w:r w:rsidRPr="002F2E7E" w:rsidDel="00803D61">
                <w:rPr>
                  <w:rFonts w:eastAsia="Times New Roman"/>
                  <w:color w:val="000000"/>
                  <w:lang w:val="pt-BR" w:eastAsia="pt-BR"/>
                </w:rPr>
                <w:delText>1</w:delText>
              </w:r>
            </w:del>
            <w:ins w:id="65" w:author="Olivia Marques" w:date="2023-11-12T21:31:00Z">
              <w:r w:rsidR="00803D61">
                <w:rPr>
                  <w:rFonts w:eastAsia="Times New Roman"/>
                  <w:color w:val="000000"/>
                  <w:lang w:val="pt-BR" w:eastAsia="pt-BR"/>
                </w:rPr>
                <w:t>2</w:t>
              </w:r>
            </w:ins>
          </w:p>
        </w:tc>
        <w:tc>
          <w:tcPr>
            <w:tcW w:w="660" w:type="dxa"/>
            <w:tcBorders>
              <w:top w:val="nil"/>
              <w:left w:val="nil"/>
              <w:bottom w:val="single" w:sz="4" w:space="0" w:color="auto"/>
              <w:right w:val="single" w:sz="4" w:space="0" w:color="auto"/>
            </w:tcBorders>
            <w:shd w:val="clear" w:color="auto" w:fill="auto"/>
            <w:noWrap/>
            <w:vAlign w:val="center"/>
            <w:hideMark/>
          </w:tcPr>
          <w:p w14:paraId="74AC853A"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r>
      <w:tr w:rsidR="00280100" w:rsidRPr="002F2E7E" w14:paraId="25CDBA82" w14:textId="77777777" w:rsidTr="00280100">
        <w:trPr>
          <w:trHeight w:val="1728"/>
        </w:trPr>
        <w:tc>
          <w:tcPr>
            <w:tcW w:w="960" w:type="dxa"/>
            <w:vMerge/>
            <w:tcBorders>
              <w:top w:val="nil"/>
              <w:left w:val="single" w:sz="4" w:space="0" w:color="auto"/>
              <w:bottom w:val="single" w:sz="4" w:space="0" w:color="000000"/>
              <w:right w:val="single" w:sz="4" w:space="0" w:color="auto"/>
            </w:tcBorders>
            <w:vAlign w:val="center"/>
            <w:hideMark/>
          </w:tcPr>
          <w:p w14:paraId="5B23F45F" w14:textId="77777777" w:rsidR="00280100" w:rsidRPr="002F2E7E" w:rsidRDefault="00280100" w:rsidP="00280100">
            <w:pPr>
              <w:spacing w:after="0" w:line="240" w:lineRule="auto"/>
              <w:rPr>
                <w:rFonts w:ascii="Avenir LT Std 45 Book" w:eastAsia="Times New Roman" w:hAnsi="Avenir LT Std 45 Book"/>
                <w:b/>
                <w:bCs/>
                <w:color w:val="000000"/>
                <w:lang w:val="pt-BR" w:eastAsia="pt-BR"/>
              </w:rPr>
            </w:pPr>
          </w:p>
        </w:tc>
        <w:tc>
          <w:tcPr>
            <w:tcW w:w="1900" w:type="dxa"/>
            <w:vMerge/>
            <w:tcBorders>
              <w:top w:val="nil"/>
              <w:left w:val="single" w:sz="4" w:space="0" w:color="auto"/>
              <w:bottom w:val="single" w:sz="4" w:space="0" w:color="auto"/>
              <w:right w:val="nil"/>
            </w:tcBorders>
            <w:vAlign w:val="center"/>
            <w:hideMark/>
          </w:tcPr>
          <w:p w14:paraId="0D62BC3A" w14:textId="77777777" w:rsidR="00280100" w:rsidRPr="002F2E7E" w:rsidRDefault="00280100" w:rsidP="00280100">
            <w:pPr>
              <w:spacing w:after="0" w:line="240" w:lineRule="auto"/>
              <w:rPr>
                <w:rFonts w:ascii="Avenir LT Std 45 Book" w:eastAsia="Times New Roman" w:hAnsi="Avenir LT Std 45 Book"/>
                <w:color w:val="000000"/>
                <w:lang w:val="pt-BR" w:eastAsia="pt-BR"/>
              </w:rPr>
            </w:pPr>
          </w:p>
        </w:tc>
        <w:tc>
          <w:tcPr>
            <w:tcW w:w="4200" w:type="dxa"/>
            <w:tcBorders>
              <w:top w:val="nil"/>
              <w:left w:val="single" w:sz="4" w:space="0" w:color="auto"/>
              <w:bottom w:val="single" w:sz="4" w:space="0" w:color="auto"/>
              <w:right w:val="single" w:sz="4" w:space="0" w:color="auto"/>
            </w:tcBorders>
            <w:shd w:val="clear" w:color="auto" w:fill="auto"/>
            <w:vAlign w:val="bottom"/>
            <w:hideMark/>
          </w:tcPr>
          <w:p w14:paraId="1FDBBD23" w14:textId="77777777" w:rsidR="00280100" w:rsidRPr="002F2E7E" w:rsidRDefault="00280100" w:rsidP="00280100">
            <w:pPr>
              <w:spacing w:after="0" w:line="240" w:lineRule="auto"/>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4.2.b Develop a discussion workshop on land use, initiate a dialogue on more sustainable land uses, such as agroforestry systems, and encourage the implementation of these uses in priority areas, such as biodiversity corridors.</w:t>
            </w:r>
          </w:p>
        </w:tc>
        <w:tc>
          <w:tcPr>
            <w:tcW w:w="2280" w:type="dxa"/>
            <w:tcBorders>
              <w:top w:val="nil"/>
              <w:left w:val="nil"/>
              <w:bottom w:val="single" w:sz="4" w:space="0" w:color="auto"/>
              <w:right w:val="single" w:sz="4" w:space="0" w:color="auto"/>
            </w:tcBorders>
            <w:shd w:val="clear" w:color="auto" w:fill="auto"/>
            <w:vAlign w:val="center"/>
            <w:hideMark/>
          </w:tcPr>
          <w:p w14:paraId="4BF3A6CE" w14:textId="77777777" w:rsidR="00280100" w:rsidRPr="002F2E7E" w:rsidRDefault="00280100" w:rsidP="00280100">
            <w:pPr>
              <w:spacing w:after="0" w:line="240" w:lineRule="auto"/>
              <w:jc w:val="center"/>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Photographic evidence of the workshop and attendance list.</w:t>
            </w:r>
          </w:p>
        </w:tc>
        <w:tc>
          <w:tcPr>
            <w:tcW w:w="560" w:type="dxa"/>
            <w:tcBorders>
              <w:top w:val="nil"/>
              <w:left w:val="nil"/>
              <w:bottom w:val="single" w:sz="4" w:space="0" w:color="auto"/>
              <w:right w:val="nil"/>
            </w:tcBorders>
            <w:shd w:val="clear" w:color="auto" w:fill="auto"/>
            <w:noWrap/>
            <w:vAlign w:val="center"/>
            <w:hideMark/>
          </w:tcPr>
          <w:p w14:paraId="5D53046D"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1</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54DDB066"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700" w:type="dxa"/>
            <w:tcBorders>
              <w:top w:val="nil"/>
              <w:left w:val="nil"/>
              <w:bottom w:val="single" w:sz="4" w:space="0" w:color="auto"/>
              <w:right w:val="single" w:sz="4" w:space="0" w:color="auto"/>
            </w:tcBorders>
            <w:shd w:val="clear" w:color="auto" w:fill="auto"/>
            <w:noWrap/>
            <w:vAlign w:val="center"/>
            <w:hideMark/>
          </w:tcPr>
          <w:p w14:paraId="57C51AFC"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220" w:type="dxa"/>
            <w:tcBorders>
              <w:top w:val="nil"/>
              <w:left w:val="nil"/>
              <w:bottom w:val="nil"/>
              <w:right w:val="nil"/>
            </w:tcBorders>
            <w:shd w:val="clear" w:color="auto" w:fill="auto"/>
            <w:noWrap/>
            <w:vAlign w:val="bottom"/>
            <w:hideMark/>
          </w:tcPr>
          <w:p w14:paraId="3FA91EE5" w14:textId="77777777" w:rsidR="00280100" w:rsidRPr="002F2E7E"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6131FDD" w14:textId="5B5C681E" w:rsidR="00280100" w:rsidRPr="002F2E7E" w:rsidRDefault="00280100" w:rsidP="00280100">
            <w:pPr>
              <w:spacing w:after="0" w:line="240" w:lineRule="auto"/>
              <w:jc w:val="center"/>
              <w:rPr>
                <w:rFonts w:eastAsia="Times New Roman"/>
                <w:color w:val="000000"/>
                <w:lang w:val="pt-BR" w:eastAsia="pt-BR"/>
              </w:rPr>
            </w:pPr>
            <w:del w:id="66" w:author="Olivia Marques" w:date="2023-11-12T21:31:00Z">
              <w:r w:rsidRPr="002F2E7E" w:rsidDel="00803D61">
                <w:rPr>
                  <w:rFonts w:eastAsia="Times New Roman"/>
                  <w:color w:val="000000"/>
                  <w:lang w:val="pt-BR" w:eastAsia="pt-BR"/>
                </w:rPr>
                <w:delText>1</w:delText>
              </w:r>
            </w:del>
            <w:ins w:id="67" w:author="Olivia Marques" w:date="2023-11-12T21:31:00Z">
              <w:r w:rsidR="00803D61">
                <w:rPr>
                  <w:rFonts w:eastAsia="Times New Roman"/>
                  <w:color w:val="000000"/>
                  <w:lang w:val="pt-BR" w:eastAsia="pt-BR"/>
                </w:rPr>
                <w:t>2</w:t>
              </w:r>
            </w:ins>
          </w:p>
        </w:tc>
        <w:tc>
          <w:tcPr>
            <w:tcW w:w="660" w:type="dxa"/>
            <w:tcBorders>
              <w:top w:val="nil"/>
              <w:left w:val="nil"/>
              <w:bottom w:val="single" w:sz="4" w:space="0" w:color="auto"/>
              <w:right w:val="single" w:sz="4" w:space="0" w:color="auto"/>
            </w:tcBorders>
            <w:shd w:val="clear" w:color="auto" w:fill="auto"/>
            <w:noWrap/>
            <w:vAlign w:val="center"/>
            <w:hideMark/>
          </w:tcPr>
          <w:p w14:paraId="36BA57F9"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r>
      <w:tr w:rsidR="00280100" w:rsidRPr="002F2E7E" w14:paraId="2A8B0377" w14:textId="77777777" w:rsidTr="00280100">
        <w:trPr>
          <w:trHeight w:val="2016"/>
        </w:trPr>
        <w:tc>
          <w:tcPr>
            <w:tcW w:w="960" w:type="dxa"/>
            <w:vMerge/>
            <w:tcBorders>
              <w:top w:val="nil"/>
              <w:left w:val="single" w:sz="4" w:space="0" w:color="auto"/>
              <w:bottom w:val="single" w:sz="4" w:space="0" w:color="000000"/>
              <w:right w:val="single" w:sz="4" w:space="0" w:color="auto"/>
            </w:tcBorders>
            <w:vAlign w:val="center"/>
            <w:hideMark/>
          </w:tcPr>
          <w:p w14:paraId="6078D8E7" w14:textId="77777777" w:rsidR="00280100" w:rsidRPr="002F2E7E" w:rsidRDefault="00280100" w:rsidP="00280100">
            <w:pPr>
              <w:spacing w:after="0" w:line="240" w:lineRule="auto"/>
              <w:rPr>
                <w:rFonts w:ascii="Avenir LT Std 45 Book" w:eastAsia="Times New Roman" w:hAnsi="Avenir LT Std 45 Book"/>
                <w:b/>
                <w:bCs/>
                <w:color w:val="000000"/>
                <w:lang w:val="pt-BR" w:eastAsia="pt-BR"/>
              </w:rPr>
            </w:pPr>
          </w:p>
        </w:tc>
        <w:tc>
          <w:tcPr>
            <w:tcW w:w="1900" w:type="dxa"/>
            <w:vMerge w:val="restart"/>
            <w:tcBorders>
              <w:top w:val="nil"/>
              <w:left w:val="single" w:sz="4" w:space="0" w:color="auto"/>
              <w:bottom w:val="single" w:sz="4" w:space="0" w:color="auto"/>
              <w:right w:val="nil"/>
            </w:tcBorders>
            <w:shd w:val="clear" w:color="auto" w:fill="auto"/>
            <w:vAlign w:val="center"/>
            <w:hideMark/>
          </w:tcPr>
          <w:p w14:paraId="1726014B" w14:textId="77777777" w:rsidR="00280100" w:rsidRPr="002F2E7E" w:rsidRDefault="00280100" w:rsidP="00280100">
            <w:pPr>
              <w:spacing w:after="0" w:line="240" w:lineRule="auto"/>
              <w:jc w:val="center"/>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4.3 Establish a partnership with inspection agencies</w:t>
            </w:r>
          </w:p>
        </w:tc>
        <w:tc>
          <w:tcPr>
            <w:tcW w:w="4200" w:type="dxa"/>
            <w:tcBorders>
              <w:top w:val="nil"/>
              <w:left w:val="single" w:sz="4" w:space="0" w:color="auto"/>
              <w:bottom w:val="single" w:sz="4" w:space="0" w:color="auto"/>
              <w:right w:val="single" w:sz="4" w:space="0" w:color="auto"/>
            </w:tcBorders>
            <w:shd w:val="clear" w:color="000000" w:fill="F2F2F2"/>
            <w:vAlign w:val="bottom"/>
            <w:hideMark/>
          </w:tcPr>
          <w:p w14:paraId="280C58E3" w14:textId="77777777" w:rsidR="00280100" w:rsidRPr="002F2E7E" w:rsidRDefault="00280100" w:rsidP="00280100">
            <w:pPr>
              <w:spacing w:after="0" w:line="240" w:lineRule="auto"/>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4.3.a Implement</w:t>
            </w:r>
            <w:del w:id="68" w:author="Lorena de Carvalho Lourenço" w:date="2023-10-31T17:35:00Z">
              <w:r w:rsidRPr="002F2E7E" w:rsidDel="006B7DC7">
                <w:rPr>
                  <w:rFonts w:ascii="Avenir LT Std 45 Book" w:eastAsia="Times New Roman" w:hAnsi="Avenir LT Std 45 Book"/>
                  <w:color w:val="000000"/>
                  <w:lang w:eastAsia="pt-BR"/>
                </w:rPr>
                <w:delText>ing</w:delText>
              </w:r>
            </w:del>
            <w:r w:rsidRPr="002F2E7E">
              <w:rPr>
                <w:rFonts w:ascii="Avenir LT Std 45 Book" w:eastAsia="Times New Roman" w:hAnsi="Avenir LT Std 45 Book"/>
                <w:color w:val="000000"/>
                <w:lang w:eastAsia="pt-BR"/>
              </w:rPr>
              <w:t xml:space="preserve"> an institutional protocol for communicating events and environmental communication such as the recognition of potentially harmful activities, like hunting reports, improper use of pesticides and chemical products, etc.</w:t>
            </w:r>
          </w:p>
        </w:tc>
        <w:tc>
          <w:tcPr>
            <w:tcW w:w="2280" w:type="dxa"/>
            <w:tcBorders>
              <w:top w:val="nil"/>
              <w:left w:val="nil"/>
              <w:bottom w:val="single" w:sz="4" w:space="0" w:color="auto"/>
              <w:right w:val="single" w:sz="4" w:space="0" w:color="auto"/>
            </w:tcBorders>
            <w:shd w:val="clear" w:color="auto" w:fill="auto"/>
            <w:vAlign w:val="center"/>
            <w:hideMark/>
          </w:tcPr>
          <w:p w14:paraId="7CBAD09B" w14:textId="77777777" w:rsidR="00280100" w:rsidRPr="002F2E7E" w:rsidRDefault="00280100" w:rsidP="00280100">
            <w:pPr>
              <w:spacing w:after="0" w:line="240" w:lineRule="auto"/>
              <w:jc w:val="center"/>
              <w:rPr>
                <w:rFonts w:ascii="Avenir LT Std 45 Book" w:eastAsia="Times New Roman" w:hAnsi="Avenir LT Std 45 Book"/>
                <w:color w:val="000000"/>
                <w:lang w:val="pt-BR" w:eastAsia="pt-BR"/>
              </w:rPr>
            </w:pPr>
            <w:r w:rsidRPr="002F2E7E">
              <w:rPr>
                <w:rFonts w:ascii="Avenir LT Std 45 Book" w:eastAsia="Times New Roman" w:hAnsi="Avenir LT Std 45 Book"/>
                <w:color w:val="000000"/>
                <w:lang w:eastAsia="pt-BR"/>
              </w:rPr>
              <w:t>Protocol and deployment report.</w:t>
            </w:r>
            <w:r w:rsidRPr="002F2E7E">
              <w:rPr>
                <w:rFonts w:eastAsia="Times New Roman"/>
                <w:color w:val="000000"/>
                <w:lang w:eastAsia="pt-BR"/>
              </w:rPr>
              <w:t xml:space="preserve"> </w:t>
            </w:r>
          </w:p>
        </w:tc>
        <w:tc>
          <w:tcPr>
            <w:tcW w:w="560" w:type="dxa"/>
            <w:tcBorders>
              <w:top w:val="nil"/>
              <w:left w:val="nil"/>
              <w:bottom w:val="single" w:sz="4" w:space="0" w:color="auto"/>
              <w:right w:val="nil"/>
            </w:tcBorders>
            <w:shd w:val="clear" w:color="auto" w:fill="auto"/>
            <w:noWrap/>
            <w:vAlign w:val="center"/>
            <w:hideMark/>
          </w:tcPr>
          <w:p w14:paraId="25E1C9D7"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1</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6208F693"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700" w:type="dxa"/>
            <w:tcBorders>
              <w:top w:val="nil"/>
              <w:left w:val="nil"/>
              <w:bottom w:val="single" w:sz="4" w:space="0" w:color="auto"/>
              <w:right w:val="single" w:sz="4" w:space="0" w:color="auto"/>
            </w:tcBorders>
            <w:shd w:val="clear" w:color="auto" w:fill="auto"/>
            <w:noWrap/>
            <w:vAlign w:val="center"/>
            <w:hideMark/>
          </w:tcPr>
          <w:p w14:paraId="0CE84B75"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220" w:type="dxa"/>
            <w:tcBorders>
              <w:top w:val="nil"/>
              <w:left w:val="nil"/>
              <w:bottom w:val="nil"/>
              <w:right w:val="nil"/>
            </w:tcBorders>
            <w:shd w:val="clear" w:color="auto" w:fill="auto"/>
            <w:noWrap/>
            <w:vAlign w:val="center"/>
            <w:hideMark/>
          </w:tcPr>
          <w:p w14:paraId="46A38A1D" w14:textId="77777777" w:rsidR="00280100" w:rsidRPr="002F2E7E"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AF666BC" w14:textId="3845BF39" w:rsidR="00280100" w:rsidRPr="002F2E7E" w:rsidRDefault="00280100" w:rsidP="00280100">
            <w:pPr>
              <w:spacing w:after="0" w:line="240" w:lineRule="auto"/>
              <w:jc w:val="center"/>
              <w:rPr>
                <w:rFonts w:eastAsia="Times New Roman"/>
                <w:color w:val="000000"/>
                <w:lang w:val="pt-BR" w:eastAsia="pt-BR"/>
              </w:rPr>
            </w:pPr>
            <w:del w:id="69" w:author="Olivia Marques" w:date="2023-11-12T21:31:00Z">
              <w:r w:rsidRPr="002F2E7E" w:rsidDel="00803D61">
                <w:rPr>
                  <w:rFonts w:eastAsia="Times New Roman"/>
                  <w:color w:val="000000"/>
                  <w:lang w:val="pt-BR" w:eastAsia="pt-BR"/>
                </w:rPr>
                <w:delText>1</w:delText>
              </w:r>
            </w:del>
            <w:ins w:id="70" w:author="Olivia Marques" w:date="2023-11-12T21:31:00Z">
              <w:r w:rsidR="00803D61">
                <w:rPr>
                  <w:rFonts w:eastAsia="Times New Roman"/>
                  <w:color w:val="000000"/>
                  <w:lang w:val="pt-BR" w:eastAsia="pt-BR"/>
                </w:rPr>
                <w:t>2</w:t>
              </w:r>
            </w:ins>
          </w:p>
        </w:tc>
        <w:tc>
          <w:tcPr>
            <w:tcW w:w="660" w:type="dxa"/>
            <w:tcBorders>
              <w:top w:val="nil"/>
              <w:left w:val="nil"/>
              <w:bottom w:val="single" w:sz="4" w:space="0" w:color="auto"/>
              <w:right w:val="single" w:sz="4" w:space="0" w:color="auto"/>
            </w:tcBorders>
            <w:shd w:val="clear" w:color="auto" w:fill="auto"/>
            <w:noWrap/>
            <w:vAlign w:val="center"/>
            <w:hideMark/>
          </w:tcPr>
          <w:p w14:paraId="29CFF8DD"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r>
      <w:tr w:rsidR="00280100" w:rsidRPr="002F2E7E" w14:paraId="57D11FB0" w14:textId="77777777" w:rsidTr="00280100">
        <w:trPr>
          <w:trHeight w:val="2016"/>
        </w:trPr>
        <w:tc>
          <w:tcPr>
            <w:tcW w:w="960" w:type="dxa"/>
            <w:vMerge/>
            <w:tcBorders>
              <w:top w:val="nil"/>
              <w:left w:val="single" w:sz="4" w:space="0" w:color="auto"/>
              <w:bottom w:val="single" w:sz="4" w:space="0" w:color="000000"/>
              <w:right w:val="single" w:sz="4" w:space="0" w:color="auto"/>
            </w:tcBorders>
            <w:vAlign w:val="center"/>
            <w:hideMark/>
          </w:tcPr>
          <w:p w14:paraId="3210A327" w14:textId="77777777" w:rsidR="00280100" w:rsidRPr="002F2E7E" w:rsidRDefault="00280100" w:rsidP="00280100">
            <w:pPr>
              <w:spacing w:after="0" w:line="240" w:lineRule="auto"/>
              <w:rPr>
                <w:rFonts w:ascii="Avenir LT Std 45 Book" w:eastAsia="Times New Roman" w:hAnsi="Avenir LT Std 45 Book"/>
                <w:b/>
                <w:bCs/>
                <w:color w:val="000000"/>
                <w:lang w:val="pt-BR" w:eastAsia="pt-BR"/>
              </w:rPr>
            </w:pPr>
          </w:p>
        </w:tc>
        <w:tc>
          <w:tcPr>
            <w:tcW w:w="1900" w:type="dxa"/>
            <w:vMerge/>
            <w:tcBorders>
              <w:top w:val="nil"/>
              <w:left w:val="single" w:sz="4" w:space="0" w:color="auto"/>
              <w:bottom w:val="single" w:sz="4" w:space="0" w:color="auto"/>
              <w:right w:val="nil"/>
            </w:tcBorders>
            <w:vAlign w:val="center"/>
            <w:hideMark/>
          </w:tcPr>
          <w:p w14:paraId="434FEE7A" w14:textId="77777777" w:rsidR="00280100" w:rsidRPr="002F2E7E" w:rsidRDefault="00280100" w:rsidP="00280100">
            <w:pPr>
              <w:spacing w:after="0" w:line="240" w:lineRule="auto"/>
              <w:rPr>
                <w:rFonts w:ascii="Avenir LT Std 45 Book" w:eastAsia="Times New Roman" w:hAnsi="Avenir LT Std 45 Book"/>
                <w:color w:val="000000"/>
                <w:lang w:val="pt-BR" w:eastAsia="pt-BR"/>
              </w:rPr>
            </w:pPr>
          </w:p>
        </w:tc>
        <w:tc>
          <w:tcPr>
            <w:tcW w:w="4200" w:type="dxa"/>
            <w:tcBorders>
              <w:top w:val="nil"/>
              <w:left w:val="single" w:sz="4" w:space="0" w:color="auto"/>
              <w:bottom w:val="single" w:sz="4" w:space="0" w:color="auto"/>
              <w:right w:val="single" w:sz="4" w:space="0" w:color="auto"/>
            </w:tcBorders>
            <w:shd w:val="clear" w:color="auto" w:fill="auto"/>
            <w:vAlign w:val="bottom"/>
            <w:hideMark/>
          </w:tcPr>
          <w:p w14:paraId="6C7C99F5" w14:textId="77777777" w:rsidR="00280100" w:rsidRPr="002F2E7E" w:rsidRDefault="00280100" w:rsidP="00280100">
            <w:pPr>
              <w:spacing w:after="0" w:line="240" w:lineRule="auto"/>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4.3.b Establish</w:t>
            </w:r>
            <w:del w:id="71" w:author="Lorena de Carvalho Lourenço" w:date="2023-10-31T17:36:00Z">
              <w:r w:rsidRPr="002F2E7E" w:rsidDel="00F448EA">
                <w:rPr>
                  <w:rFonts w:ascii="Avenir LT Std 45 Book" w:eastAsia="Times New Roman" w:hAnsi="Avenir LT Std 45 Book"/>
                  <w:color w:val="000000"/>
                  <w:lang w:eastAsia="pt-BR"/>
                </w:rPr>
                <w:delText>ing</w:delText>
              </w:r>
            </w:del>
            <w:r w:rsidRPr="002F2E7E">
              <w:rPr>
                <w:rFonts w:ascii="Avenir LT Std 45 Book" w:eastAsia="Times New Roman" w:hAnsi="Avenir LT Std 45 Book"/>
                <w:color w:val="000000"/>
                <w:lang w:eastAsia="pt-BR"/>
              </w:rPr>
              <w:t xml:space="preserve"> joint actions with inspection and enforcement agencies, to make society aware of the hunting problem and aimed at preventing hunting (sport, amateur, commercial, and retaliation) and increasing the number of civilian complaints.</w:t>
            </w:r>
          </w:p>
        </w:tc>
        <w:tc>
          <w:tcPr>
            <w:tcW w:w="2280" w:type="dxa"/>
            <w:tcBorders>
              <w:top w:val="nil"/>
              <w:left w:val="nil"/>
              <w:bottom w:val="single" w:sz="4" w:space="0" w:color="auto"/>
              <w:right w:val="single" w:sz="4" w:space="0" w:color="auto"/>
            </w:tcBorders>
            <w:shd w:val="clear" w:color="auto" w:fill="auto"/>
            <w:vAlign w:val="center"/>
            <w:hideMark/>
          </w:tcPr>
          <w:p w14:paraId="032B2B77" w14:textId="77777777" w:rsidR="00280100" w:rsidRPr="002F2E7E" w:rsidRDefault="00280100" w:rsidP="00280100">
            <w:pPr>
              <w:spacing w:after="0" w:line="240" w:lineRule="auto"/>
              <w:jc w:val="center"/>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Reports of the joint actions.</w:t>
            </w:r>
          </w:p>
        </w:tc>
        <w:tc>
          <w:tcPr>
            <w:tcW w:w="560" w:type="dxa"/>
            <w:tcBorders>
              <w:top w:val="nil"/>
              <w:left w:val="nil"/>
              <w:bottom w:val="single" w:sz="4" w:space="0" w:color="auto"/>
              <w:right w:val="nil"/>
            </w:tcBorders>
            <w:shd w:val="clear" w:color="auto" w:fill="auto"/>
            <w:noWrap/>
            <w:vAlign w:val="center"/>
            <w:hideMark/>
          </w:tcPr>
          <w:p w14:paraId="2A2F3798"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1</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70748102"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700" w:type="dxa"/>
            <w:tcBorders>
              <w:top w:val="nil"/>
              <w:left w:val="nil"/>
              <w:bottom w:val="single" w:sz="4" w:space="0" w:color="auto"/>
              <w:right w:val="single" w:sz="4" w:space="0" w:color="auto"/>
            </w:tcBorders>
            <w:shd w:val="clear" w:color="auto" w:fill="auto"/>
            <w:noWrap/>
            <w:vAlign w:val="center"/>
            <w:hideMark/>
          </w:tcPr>
          <w:p w14:paraId="408622D0"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220" w:type="dxa"/>
            <w:tcBorders>
              <w:top w:val="nil"/>
              <w:left w:val="nil"/>
              <w:bottom w:val="nil"/>
              <w:right w:val="nil"/>
            </w:tcBorders>
            <w:shd w:val="clear" w:color="auto" w:fill="auto"/>
            <w:noWrap/>
            <w:vAlign w:val="bottom"/>
            <w:hideMark/>
          </w:tcPr>
          <w:p w14:paraId="74F24D6A" w14:textId="77777777" w:rsidR="00280100" w:rsidRPr="002F2E7E"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E90E322" w14:textId="76414DC8" w:rsidR="00280100" w:rsidRPr="002F2E7E" w:rsidRDefault="00280100" w:rsidP="00280100">
            <w:pPr>
              <w:spacing w:after="0" w:line="240" w:lineRule="auto"/>
              <w:jc w:val="center"/>
              <w:rPr>
                <w:rFonts w:eastAsia="Times New Roman"/>
                <w:color w:val="000000"/>
                <w:lang w:val="pt-BR" w:eastAsia="pt-BR"/>
              </w:rPr>
            </w:pPr>
            <w:del w:id="72" w:author="Olivia Marques" w:date="2023-11-12T21:31:00Z">
              <w:r w:rsidRPr="002F2E7E" w:rsidDel="00803D61">
                <w:rPr>
                  <w:rFonts w:eastAsia="Times New Roman"/>
                  <w:color w:val="000000"/>
                  <w:lang w:val="pt-BR" w:eastAsia="pt-BR"/>
                </w:rPr>
                <w:delText>1</w:delText>
              </w:r>
            </w:del>
            <w:ins w:id="73" w:author="Olivia Marques" w:date="2023-11-12T21:31:00Z">
              <w:r w:rsidR="00803D61">
                <w:rPr>
                  <w:rFonts w:eastAsia="Times New Roman"/>
                  <w:color w:val="000000"/>
                  <w:lang w:val="pt-BR" w:eastAsia="pt-BR"/>
                </w:rPr>
                <w:t>2</w:t>
              </w:r>
            </w:ins>
          </w:p>
        </w:tc>
        <w:tc>
          <w:tcPr>
            <w:tcW w:w="660" w:type="dxa"/>
            <w:tcBorders>
              <w:top w:val="nil"/>
              <w:left w:val="nil"/>
              <w:bottom w:val="single" w:sz="4" w:space="0" w:color="auto"/>
              <w:right w:val="single" w:sz="4" w:space="0" w:color="auto"/>
            </w:tcBorders>
            <w:shd w:val="clear" w:color="auto" w:fill="auto"/>
            <w:noWrap/>
            <w:vAlign w:val="center"/>
            <w:hideMark/>
          </w:tcPr>
          <w:p w14:paraId="67663A22"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r>
      <w:tr w:rsidR="00280100" w:rsidRPr="002F2E7E" w14:paraId="357254DF" w14:textId="77777777" w:rsidTr="00280100">
        <w:trPr>
          <w:trHeight w:val="1440"/>
        </w:trPr>
        <w:tc>
          <w:tcPr>
            <w:tcW w:w="960" w:type="dxa"/>
            <w:vMerge/>
            <w:tcBorders>
              <w:top w:val="nil"/>
              <w:left w:val="single" w:sz="4" w:space="0" w:color="auto"/>
              <w:bottom w:val="single" w:sz="4" w:space="0" w:color="000000"/>
              <w:right w:val="single" w:sz="4" w:space="0" w:color="auto"/>
            </w:tcBorders>
            <w:vAlign w:val="center"/>
            <w:hideMark/>
          </w:tcPr>
          <w:p w14:paraId="0CB98E03" w14:textId="77777777" w:rsidR="00280100" w:rsidRPr="002F2E7E" w:rsidRDefault="00280100" w:rsidP="00280100">
            <w:pPr>
              <w:spacing w:after="0" w:line="240" w:lineRule="auto"/>
              <w:rPr>
                <w:rFonts w:ascii="Avenir LT Std 45 Book" w:eastAsia="Times New Roman" w:hAnsi="Avenir LT Std 45 Book"/>
                <w:b/>
                <w:bCs/>
                <w:color w:val="000000"/>
                <w:lang w:val="pt-BR" w:eastAsia="pt-BR"/>
              </w:rPr>
            </w:pPr>
          </w:p>
        </w:tc>
        <w:tc>
          <w:tcPr>
            <w:tcW w:w="1900" w:type="dxa"/>
            <w:vMerge w:val="restart"/>
            <w:tcBorders>
              <w:top w:val="nil"/>
              <w:left w:val="single" w:sz="4" w:space="0" w:color="auto"/>
              <w:bottom w:val="single" w:sz="4" w:space="0" w:color="auto"/>
              <w:right w:val="nil"/>
            </w:tcBorders>
            <w:shd w:val="clear" w:color="auto" w:fill="auto"/>
            <w:vAlign w:val="center"/>
            <w:hideMark/>
          </w:tcPr>
          <w:p w14:paraId="4589D238" w14:textId="56034289" w:rsidR="00280100" w:rsidRPr="002F2E7E" w:rsidRDefault="00280100" w:rsidP="00280100">
            <w:pPr>
              <w:spacing w:after="0" w:line="240" w:lineRule="auto"/>
              <w:jc w:val="center"/>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4.4Establish</w:t>
            </w:r>
            <w:del w:id="74" w:author="Lorena de Carvalho Lourenço" w:date="2023-10-31T17:38:00Z">
              <w:r w:rsidRPr="002F2E7E" w:rsidDel="00BC67C3">
                <w:rPr>
                  <w:rFonts w:ascii="Avenir LT Std 45 Book" w:eastAsia="Times New Roman" w:hAnsi="Avenir LT Std 45 Book"/>
                  <w:color w:val="000000"/>
                  <w:lang w:eastAsia="pt-BR"/>
                </w:rPr>
                <w:delText>ing a</w:delText>
              </w:r>
            </w:del>
            <w:r w:rsidRPr="002F2E7E">
              <w:rPr>
                <w:rFonts w:ascii="Avenir LT Std 45 Book" w:eastAsia="Times New Roman" w:hAnsi="Avenir LT Std 45 Book"/>
                <w:color w:val="000000"/>
                <w:lang w:eastAsia="pt-BR"/>
              </w:rPr>
              <w:t xml:space="preserve"> partnership</w:t>
            </w:r>
            <w:ins w:id="75" w:author="Lorena de Carvalho Lourenço" w:date="2023-10-31T17:38:00Z">
              <w:r w:rsidR="00BC67C3">
                <w:rPr>
                  <w:rFonts w:ascii="Avenir LT Std 45 Book" w:eastAsia="Times New Roman" w:hAnsi="Avenir LT Std 45 Book"/>
                  <w:color w:val="000000"/>
                  <w:lang w:eastAsia="pt-BR"/>
                </w:rPr>
                <w:t>s</w:t>
              </w:r>
            </w:ins>
            <w:r w:rsidRPr="002F2E7E">
              <w:rPr>
                <w:rFonts w:ascii="Avenir LT Std 45 Book" w:eastAsia="Times New Roman" w:hAnsi="Avenir LT Std 45 Book"/>
                <w:color w:val="000000"/>
                <w:lang w:eastAsia="pt-BR"/>
              </w:rPr>
              <w:t xml:space="preserve"> with the scientific community</w:t>
            </w:r>
          </w:p>
        </w:tc>
        <w:tc>
          <w:tcPr>
            <w:tcW w:w="4200" w:type="dxa"/>
            <w:tcBorders>
              <w:top w:val="nil"/>
              <w:left w:val="single" w:sz="4" w:space="0" w:color="auto"/>
              <w:bottom w:val="single" w:sz="4" w:space="0" w:color="auto"/>
              <w:right w:val="single" w:sz="4" w:space="0" w:color="auto"/>
            </w:tcBorders>
            <w:shd w:val="clear" w:color="000000" w:fill="F2F2F2"/>
            <w:vAlign w:val="bottom"/>
            <w:hideMark/>
          </w:tcPr>
          <w:p w14:paraId="535292F9" w14:textId="2351D6A9" w:rsidR="00280100" w:rsidRPr="002F2E7E" w:rsidRDefault="00280100" w:rsidP="00280100">
            <w:pPr>
              <w:spacing w:after="0" w:line="240" w:lineRule="auto"/>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4.4.a Establish</w:t>
            </w:r>
            <w:del w:id="76" w:author="Lorena de Carvalho Lourenço" w:date="2023-10-31T17:36:00Z">
              <w:r w:rsidRPr="002F2E7E" w:rsidDel="0092580E">
                <w:rPr>
                  <w:rFonts w:ascii="Avenir LT Std 45 Book" w:eastAsia="Times New Roman" w:hAnsi="Avenir LT Std 45 Book"/>
                  <w:color w:val="000000"/>
                  <w:lang w:eastAsia="pt-BR"/>
                </w:rPr>
                <w:delText>ing</w:delText>
              </w:r>
            </w:del>
            <w:del w:id="77" w:author="Lorena de Carvalho Lourenço" w:date="2023-10-31T17:38:00Z">
              <w:r w:rsidRPr="002F2E7E" w:rsidDel="005C03AF">
                <w:rPr>
                  <w:rFonts w:ascii="Avenir LT Std 45 Book" w:eastAsia="Times New Roman" w:hAnsi="Avenir LT Std 45 Book"/>
                  <w:color w:val="000000"/>
                  <w:lang w:eastAsia="pt-BR"/>
                </w:rPr>
                <w:delText xml:space="preserve"> a</w:delText>
              </w:r>
            </w:del>
            <w:r w:rsidRPr="002F2E7E">
              <w:rPr>
                <w:rFonts w:ascii="Avenir LT Std 45 Book" w:eastAsia="Times New Roman" w:hAnsi="Avenir LT Std 45 Book"/>
                <w:color w:val="000000"/>
                <w:lang w:eastAsia="pt-BR"/>
              </w:rPr>
              <w:t xml:space="preserve"> partnership</w:t>
            </w:r>
            <w:ins w:id="78" w:author="Lorena de Carvalho Lourenço" w:date="2023-10-31T17:38:00Z">
              <w:r w:rsidR="005C03AF">
                <w:rPr>
                  <w:rFonts w:ascii="Avenir LT Std 45 Book" w:eastAsia="Times New Roman" w:hAnsi="Avenir LT Std 45 Book"/>
                  <w:color w:val="000000"/>
                  <w:lang w:eastAsia="pt-BR"/>
                </w:rPr>
                <w:t>s</w:t>
              </w:r>
            </w:ins>
            <w:r w:rsidRPr="002F2E7E">
              <w:rPr>
                <w:rFonts w:ascii="Avenir LT Std 45 Book" w:eastAsia="Times New Roman" w:hAnsi="Avenir LT Std 45 Book"/>
                <w:color w:val="000000"/>
                <w:lang w:eastAsia="pt-BR"/>
              </w:rPr>
              <w:t xml:space="preserve"> with the scientific community to implement a project to monitor big cats in the project area.</w:t>
            </w:r>
          </w:p>
        </w:tc>
        <w:tc>
          <w:tcPr>
            <w:tcW w:w="2280" w:type="dxa"/>
            <w:tcBorders>
              <w:top w:val="nil"/>
              <w:left w:val="nil"/>
              <w:bottom w:val="single" w:sz="4" w:space="0" w:color="auto"/>
              <w:right w:val="single" w:sz="4" w:space="0" w:color="auto"/>
            </w:tcBorders>
            <w:shd w:val="clear" w:color="auto" w:fill="auto"/>
            <w:vAlign w:val="center"/>
            <w:hideMark/>
          </w:tcPr>
          <w:p w14:paraId="21DD3220" w14:textId="77777777" w:rsidR="00280100" w:rsidRPr="002F2E7E" w:rsidRDefault="00280100" w:rsidP="00280100">
            <w:pPr>
              <w:spacing w:after="0" w:line="240" w:lineRule="auto"/>
              <w:jc w:val="center"/>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Contract or document for formalizing the partnership for monitoring and studies of large cats</w:t>
            </w:r>
          </w:p>
        </w:tc>
        <w:tc>
          <w:tcPr>
            <w:tcW w:w="560" w:type="dxa"/>
            <w:tcBorders>
              <w:top w:val="nil"/>
              <w:left w:val="nil"/>
              <w:bottom w:val="single" w:sz="4" w:space="0" w:color="auto"/>
              <w:right w:val="nil"/>
            </w:tcBorders>
            <w:shd w:val="clear" w:color="auto" w:fill="auto"/>
            <w:noWrap/>
            <w:vAlign w:val="center"/>
            <w:hideMark/>
          </w:tcPr>
          <w:p w14:paraId="3DD8BD08"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1</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3ED8B9B8"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700" w:type="dxa"/>
            <w:tcBorders>
              <w:top w:val="nil"/>
              <w:left w:val="nil"/>
              <w:bottom w:val="single" w:sz="4" w:space="0" w:color="auto"/>
              <w:right w:val="single" w:sz="4" w:space="0" w:color="auto"/>
            </w:tcBorders>
            <w:shd w:val="clear" w:color="auto" w:fill="auto"/>
            <w:noWrap/>
            <w:vAlign w:val="center"/>
            <w:hideMark/>
          </w:tcPr>
          <w:p w14:paraId="1B598B35"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3</w:t>
            </w:r>
          </w:p>
        </w:tc>
        <w:tc>
          <w:tcPr>
            <w:tcW w:w="220" w:type="dxa"/>
            <w:tcBorders>
              <w:top w:val="nil"/>
              <w:left w:val="nil"/>
              <w:bottom w:val="nil"/>
              <w:right w:val="nil"/>
            </w:tcBorders>
            <w:shd w:val="clear" w:color="auto" w:fill="auto"/>
            <w:noWrap/>
            <w:vAlign w:val="bottom"/>
            <w:hideMark/>
          </w:tcPr>
          <w:p w14:paraId="553E2F0B" w14:textId="77777777" w:rsidR="00280100" w:rsidRPr="002F2E7E"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D9F9B14"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660" w:type="dxa"/>
            <w:tcBorders>
              <w:top w:val="nil"/>
              <w:left w:val="nil"/>
              <w:bottom w:val="single" w:sz="4" w:space="0" w:color="auto"/>
              <w:right w:val="single" w:sz="4" w:space="0" w:color="auto"/>
            </w:tcBorders>
            <w:shd w:val="clear" w:color="auto" w:fill="auto"/>
            <w:noWrap/>
            <w:vAlign w:val="center"/>
            <w:hideMark/>
          </w:tcPr>
          <w:p w14:paraId="7F0D1F2F"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r>
      <w:tr w:rsidR="00280100" w:rsidRPr="002F2E7E" w14:paraId="0B601123" w14:textId="77777777" w:rsidTr="00280100">
        <w:trPr>
          <w:trHeight w:val="1152"/>
        </w:trPr>
        <w:tc>
          <w:tcPr>
            <w:tcW w:w="960" w:type="dxa"/>
            <w:vMerge/>
            <w:tcBorders>
              <w:top w:val="nil"/>
              <w:left w:val="single" w:sz="4" w:space="0" w:color="auto"/>
              <w:bottom w:val="single" w:sz="4" w:space="0" w:color="000000"/>
              <w:right w:val="single" w:sz="4" w:space="0" w:color="auto"/>
            </w:tcBorders>
            <w:vAlign w:val="center"/>
            <w:hideMark/>
          </w:tcPr>
          <w:p w14:paraId="7E2EC028" w14:textId="77777777" w:rsidR="00280100" w:rsidRPr="002F2E7E" w:rsidRDefault="00280100" w:rsidP="00280100">
            <w:pPr>
              <w:spacing w:after="0" w:line="240" w:lineRule="auto"/>
              <w:rPr>
                <w:rFonts w:ascii="Avenir LT Std 45 Book" w:eastAsia="Times New Roman" w:hAnsi="Avenir LT Std 45 Book"/>
                <w:b/>
                <w:bCs/>
                <w:color w:val="000000"/>
                <w:lang w:val="pt-BR" w:eastAsia="pt-BR"/>
              </w:rPr>
            </w:pPr>
          </w:p>
        </w:tc>
        <w:tc>
          <w:tcPr>
            <w:tcW w:w="1900" w:type="dxa"/>
            <w:vMerge/>
            <w:tcBorders>
              <w:top w:val="nil"/>
              <w:left w:val="single" w:sz="4" w:space="0" w:color="auto"/>
              <w:bottom w:val="single" w:sz="4" w:space="0" w:color="auto"/>
              <w:right w:val="nil"/>
            </w:tcBorders>
            <w:vAlign w:val="center"/>
            <w:hideMark/>
          </w:tcPr>
          <w:p w14:paraId="628EB3DE" w14:textId="77777777" w:rsidR="00280100" w:rsidRPr="002F2E7E" w:rsidRDefault="00280100" w:rsidP="00280100">
            <w:pPr>
              <w:spacing w:after="0" w:line="240" w:lineRule="auto"/>
              <w:rPr>
                <w:rFonts w:ascii="Avenir LT Std 45 Book" w:eastAsia="Times New Roman" w:hAnsi="Avenir LT Std 45 Book"/>
                <w:color w:val="000000"/>
                <w:lang w:val="pt-BR" w:eastAsia="pt-BR"/>
              </w:rPr>
            </w:pPr>
          </w:p>
        </w:tc>
        <w:tc>
          <w:tcPr>
            <w:tcW w:w="4200" w:type="dxa"/>
            <w:tcBorders>
              <w:top w:val="nil"/>
              <w:left w:val="single" w:sz="4" w:space="0" w:color="auto"/>
              <w:bottom w:val="single" w:sz="4" w:space="0" w:color="auto"/>
              <w:right w:val="single" w:sz="4" w:space="0" w:color="auto"/>
            </w:tcBorders>
            <w:shd w:val="clear" w:color="auto" w:fill="auto"/>
            <w:vAlign w:val="bottom"/>
            <w:hideMark/>
          </w:tcPr>
          <w:p w14:paraId="179736E0" w14:textId="76C95F92" w:rsidR="00280100" w:rsidRPr="002F2E7E" w:rsidRDefault="00280100" w:rsidP="00280100">
            <w:pPr>
              <w:spacing w:after="0" w:line="240" w:lineRule="auto"/>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4.4.b Establish</w:t>
            </w:r>
            <w:del w:id="79" w:author="Lorena de Carvalho Lourenço" w:date="2023-10-31T17:37:00Z">
              <w:r w:rsidRPr="002F2E7E" w:rsidDel="00A12698">
                <w:rPr>
                  <w:rFonts w:ascii="Avenir LT Std 45 Book" w:eastAsia="Times New Roman" w:hAnsi="Avenir LT Std 45 Book"/>
                  <w:color w:val="000000"/>
                  <w:lang w:eastAsia="pt-BR"/>
                </w:rPr>
                <w:delText>ment of</w:delText>
              </w:r>
            </w:del>
            <w:r w:rsidRPr="002F2E7E">
              <w:rPr>
                <w:rFonts w:ascii="Avenir LT Std 45 Book" w:eastAsia="Times New Roman" w:hAnsi="Avenir LT Std 45 Book"/>
                <w:color w:val="000000"/>
                <w:lang w:eastAsia="pt-BR"/>
              </w:rPr>
              <w:t xml:space="preserve"> partnerships with the scientific community to develop studies based on samples of biological material from the capture effort. </w:t>
            </w:r>
          </w:p>
        </w:tc>
        <w:tc>
          <w:tcPr>
            <w:tcW w:w="2280" w:type="dxa"/>
            <w:tcBorders>
              <w:top w:val="nil"/>
              <w:left w:val="nil"/>
              <w:bottom w:val="single" w:sz="4" w:space="0" w:color="auto"/>
              <w:right w:val="single" w:sz="4" w:space="0" w:color="auto"/>
            </w:tcBorders>
            <w:shd w:val="clear" w:color="auto" w:fill="auto"/>
            <w:vAlign w:val="center"/>
            <w:hideMark/>
          </w:tcPr>
          <w:p w14:paraId="1F20E015" w14:textId="77777777" w:rsidR="00280100" w:rsidRPr="002F2E7E" w:rsidRDefault="00280100" w:rsidP="00280100">
            <w:pPr>
              <w:spacing w:after="0" w:line="240" w:lineRule="auto"/>
              <w:jc w:val="center"/>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Contract or document for formalizing the partnership for studies of large cats</w:t>
            </w:r>
          </w:p>
        </w:tc>
        <w:tc>
          <w:tcPr>
            <w:tcW w:w="560" w:type="dxa"/>
            <w:tcBorders>
              <w:top w:val="nil"/>
              <w:left w:val="nil"/>
              <w:bottom w:val="single" w:sz="4" w:space="0" w:color="auto"/>
              <w:right w:val="nil"/>
            </w:tcBorders>
            <w:shd w:val="clear" w:color="auto" w:fill="auto"/>
            <w:noWrap/>
            <w:vAlign w:val="center"/>
            <w:hideMark/>
          </w:tcPr>
          <w:p w14:paraId="4B413BA7"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1</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209A4E16"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700" w:type="dxa"/>
            <w:tcBorders>
              <w:top w:val="nil"/>
              <w:left w:val="nil"/>
              <w:bottom w:val="single" w:sz="4" w:space="0" w:color="auto"/>
              <w:right w:val="single" w:sz="4" w:space="0" w:color="auto"/>
            </w:tcBorders>
            <w:shd w:val="clear" w:color="auto" w:fill="auto"/>
            <w:noWrap/>
            <w:vAlign w:val="center"/>
            <w:hideMark/>
          </w:tcPr>
          <w:p w14:paraId="5AB2625B"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3</w:t>
            </w:r>
          </w:p>
        </w:tc>
        <w:tc>
          <w:tcPr>
            <w:tcW w:w="220" w:type="dxa"/>
            <w:tcBorders>
              <w:top w:val="nil"/>
              <w:left w:val="nil"/>
              <w:bottom w:val="nil"/>
              <w:right w:val="nil"/>
            </w:tcBorders>
            <w:shd w:val="clear" w:color="auto" w:fill="auto"/>
            <w:noWrap/>
            <w:vAlign w:val="bottom"/>
            <w:hideMark/>
          </w:tcPr>
          <w:p w14:paraId="08741806" w14:textId="77777777" w:rsidR="00280100" w:rsidRPr="002F2E7E"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68CA6549"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660" w:type="dxa"/>
            <w:tcBorders>
              <w:top w:val="nil"/>
              <w:left w:val="nil"/>
              <w:bottom w:val="single" w:sz="4" w:space="0" w:color="auto"/>
              <w:right w:val="single" w:sz="4" w:space="0" w:color="auto"/>
            </w:tcBorders>
            <w:shd w:val="clear" w:color="auto" w:fill="auto"/>
            <w:noWrap/>
            <w:vAlign w:val="center"/>
            <w:hideMark/>
          </w:tcPr>
          <w:p w14:paraId="379C89D2"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r>
      <w:tr w:rsidR="00280100" w:rsidRPr="002F2E7E" w14:paraId="12B50A8A" w14:textId="77777777" w:rsidTr="00280100">
        <w:trPr>
          <w:trHeight w:val="864"/>
        </w:trPr>
        <w:tc>
          <w:tcPr>
            <w:tcW w:w="960" w:type="dxa"/>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7F7E2901" w14:textId="77777777" w:rsidR="00280100" w:rsidRPr="002F2E7E" w:rsidRDefault="00280100" w:rsidP="00280100">
            <w:pPr>
              <w:spacing w:after="0" w:line="240" w:lineRule="auto"/>
              <w:jc w:val="center"/>
              <w:rPr>
                <w:rFonts w:ascii="Avenir LT Std 45 Book" w:eastAsia="Times New Roman" w:hAnsi="Avenir LT Std 45 Book"/>
                <w:b/>
                <w:bCs/>
                <w:color w:val="000000"/>
                <w:lang w:val="pt-BR" w:eastAsia="pt-BR"/>
              </w:rPr>
            </w:pPr>
            <w:r w:rsidRPr="002F2E7E">
              <w:rPr>
                <w:rFonts w:ascii="Avenir LT Std 45 Book" w:eastAsia="Times New Roman" w:hAnsi="Avenir LT Std 45 Book"/>
                <w:b/>
                <w:bCs/>
                <w:color w:val="000000"/>
                <w:lang w:val="pt-BR" w:eastAsia="pt-BR"/>
              </w:rPr>
              <w:t xml:space="preserve">Financial </w:t>
            </w:r>
            <w:proofErr w:type="spellStart"/>
            <w:r w:rsidRPr="002F2E7E">
              <w:rPr>
                <w:rFonts w:ascii="Avenir LT Std 45 Book" w:eastAsia="Times New Roman" w:hAnsi="Avenir LT Std 45 Book"/>
                <w:b/>
                <w:bCs/>
                <w:color w:val="000000"/>
                <w:lang w:val="pt-BR" w:eastAsia="pt-BR"/>
              </w:rPr>
              <w:t>Strategy</w:t>
            </w:r>
            <w:proofErr w:type="spellEnd"/>
            <w:r w:rsidRPr="002F2E7E">
              <w:rPr>
                <w:rFonts w:ascii="Avenir LT Std 45 Book" w:eastAsia="Times New Roman" w:hAnsi="Avenir LT Std 45 Book"/>
                <w:b/>
                <w:bCs/>
                <w:color w:val="000000"/>
                <w:lang w:val="pt-BR" w:eastAsia="pt-BR"/>
              </w:rPr>
              <w:t xml:space="preserve"> Indicator</w:t>
            </w:r>
          </w:p>
        </w:tc>
        <w:tc>
          <w:tcPr>
            <w:tcW w:w="1900" w:type="dxa"/>
            <w:vMerge w:val="restart"/>
            <w:tcBorders>
              <w:top w:val="nil"/>
              <w:left w:val="single" w:sz="4" w:space="0" w:color="auto"/>
              <w:bottom w:val="nil"/>
              <w:right w:val="nil"/>
            </w:tcBorders>
            <w:shd w:val="clear" w:color="auto" w:fill="auto"/>
            <w:vAlign w:val="center"/>
            <w:hideMark/>
          </w:tcPr>
          <w:p w14:paraId="25F7FB88" w14:textId="77777777" w:rsidR="00280100" w:rsidRPr="002F2E7E" w:rsidRDefault="00280100" w:rsidP="00280100">
            <w:pPr>
              <w:spacing w:after="0" w:line="240" w:lineRule="auto"/>
              <w:jc w:val="center"/>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 xml:space="preserve">5.1Demonstrate funding for the project budget </w:t>
            </w:r>
          </w:p>
        </w:tc>
        <w:tc>
          <w:tcPr>
            <w:tcW w:w="4200" w:type="dxa"/>
            <w:tcBorders>
              <w:top w:val="nil"/>
              <w:left w:val="single" w:sz="4" w:space="0" w:color="auto"/>
              <w:bottom w:val="single" w:sz="4" w:space="0" w:color="auto"/>
              <w:right w:val="single" w:sz="4" w:space="0" w:color="auto"/>
            </w:tcBorders>
            <w:shd w:val="clear" w:color="000000" w:fill="F2F2F2"/>
            <w:vAlign w:val="bottom"/>
            <w:hideMark/>
          </w:tcPr>
          <w:p w14:paraId="35796719" w14:textId="7D52C102" w:rsidR="00280100" w:rsidRPr="002F2E7E" w:rsidRDefault="00280100" w:rsidP="00280100">
            <w:pPr>
              <w:spacing w:after="0" w:line="240" w:lineRule="auto"/>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5.1.a Project has secured less than 15% of funding needed to cover the total cash out</w:t>
            </w:r>
            <w:ins w:id="80" w:author="Olivia Marques" w:date="2023-11-12T21:42:00Z">
              <w:r w:rsidR="00DC2594">
                <w:rPr>
                  <w:rFonts w:ascii="Avenir LT Std 45 Book" w:eastAsia="Times New Roman" w:hAnsi="Avenir LT Std 45 Book"/>
                  <w:color w:val="000000"/>
                  <w:lang w:eastAsia="pt-BR"/>
                </w:rPr>
                <w:t xml:space="preserve"> for the Project Timeframe</w:t>
              </w:r>
            </w:ins>
            <w:del w:id="81" w:author="Olivia Marques" w:date="2023-11-12T21:42:00Z">
              <w:r w:rsidRPr="002F2E7E" w:rsidDel="00DC2594">
                <w:rPr>
                  <w:rFonts w:ascii="Avenir LT Std 45 Book" w:eastAsia="Times New Roman" w:hAnsi="Avenir LT Std 45 Book"/>
                  <w:color w:val="000000"/>
                  <w:lang w:eastAsia="pt-BR"/>
                </w:rPr>
                <w:delText>.</w:delText>
              </w:r>
            </w:del>
          </w:p>
        </w:tc>
        <w:tc>
          <w:tcPr>
            <w:tcW w:w="2280" w:type="dxa"/>
            <w:vMerge w:val="restart"/>
            <w:tcBorders>
              <w:top w:val="nil"/>
              <w:left w:val="nil"/>
              <w:bottom w:val="single" w:sz="4" w:space="0" w:color="auto"/>
              <w:right w:val="single" w:sz="4" w:space="0" w:color="auto"/>
            </w:tcBorders>
            <w:shd w:val="clear" w:color="auto" w:fill="auto"/>
            <w:vAlign w:val="center"/>
            <w:hideMark/>
          </w:tcPr>
          <w:p w14:paraId="0D7509FE" w14:textId="77777777" w:rsidR="00280100" w:rsidRPr="002F2E7E" w:rsidRDefault="00280100" w:rsidP="00280100">
            <w:pPr>
              <w:spacing w:after="0" w:line="240" w:lineRule="auto"/>
              <w:jc w:val="center"/>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Spreadsheet with forecast and financial control.</w:t>
            </w:r>
          </w:p>
        </w:tc>
        <w:tc>
          <w:tcPr>
            <w:tcW w:w="560" w:type="dxa"/>
            <w:tcBorders>
              <w:top w:val="nil"/>
              <w:left w:val="nil"/>
              <w:bottom w:val="single" w:sz="4" w:space="0" w:color="auto"/>
              <w:right w:val="nil"/>
            </w:tcBorders>
            <w:shd w:val="clear" w:color="auto" w:fill="auto"/>
            <w:noWrap/>
            <w:vAlign w:val="center"/>
            <w:hideMark/>
          </w:tcPr>
          <w:p w14:paraId="5E0D1BEE"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1</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37F55E51"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1</w:t>
            </w:r>
          </w:p>
        </w:tc>
        <w:tc>
          <w:tcPr>
            <w:tcW w:w="700" w:type="dxa"/>
            <w:tcBorders>
              <w:top w:val="nil"/>
              <w:left w:val="nil"/>
              <w:bottom w:val="single" w:sz="4" w:space="0" w:color="auto"/>
              <w:right w:val="single" w:sz="4" w:space="0" w:color="auto"/>
            </w:tcBorders>
            <w:shd w:val="clear" w:color="auto" w:fill="auto"/>
            <w:noWrap/>
            <w:vAlign w:val="center"/>
            <w:hideMark/>
          </w:tcPr>
          <w:p w14:paraId="5B300FA2"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1</w:t>
            </w:r>
          </w:p>
        </w:tc>
        <w:tc>
          <w:tcPr>
            <w:tcW w:w="220" w:type="dxa"/>
            <w:tcBorders>
              <w:top w:val="nil"/>
              <w:left w:val="nil"/>
              <w:bottom w:val="nil"/>
              <w:right w:val="nil"/>
            </w:tcBorders>
            <w:shd w:val="clear" w:color="auto" w:fill="auto"/>
            <w:noWrap/>
            <w:vAlign w:val="bottom"/>
            <w:hideMark/>
          </w:tcPr>
          <w:p w14:paraId="5DD49B42" w14:textId="77777777" w:rsidR="00280100" w:rsidRPr="002F2E7E"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05511E9"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1</w:t>
            </w:r>
          </w:p>
        </w:tc>
        <w:tc>
          <w:tcPr>
            <w:tcW w:w="660" w:type="dxa"/>
            <w:tcBorders>
              <w:top w:val="nil"/>
              <w:left w:val="nil"/>
              <w:bottom w:val="single" w:sz="4" w:space="0" w:color="auto"/>
              <w:right w:val="single" w:sz="4" w:space="0" w:color="auto"/>
            </w:tcBorders>
            <w:shd w:val="clear" w:color="auto" w:fill="auto"/>
            <w:noWrap/>
            <w:vAlign w:val="center"/>
            <w:hideMark/>
          </w:tcPr>
          <w:p w14:paraId="1A9CF6CE"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1</w:t>
            </w:r>
          </w:p>
        </w:tc>
      </w:tr>
      <w:tr w:rsidR="00280100" w:rsidRPr="002F2E7E" w14:paraId="40FF2BF5" w14:textId="77777777" w:rsidTr="00280100">
        <w:trPr>
          <w:trHeight w:val="1152"/>
        </w:trPr>
        <w:tc>
          <w:tcPr>
            <w:tcW w:w="960" w:type="dxa"/>
            <w:vMerge/>
            <w:tcBorders>
              <w:top w:val="nil"/>
              <w:left w:val="single" w:sz="4" w:space="0" w:color="auto"/>
              <w:bottom w:val="single" w:sz="4" w:space="0" w:color="000000"/>
              <w:right w:val="single" w:sz="4" w:space="0" w:color="auto"/>
            </w:tcBorders>
            <w:vAlign w:val="center"/>
            <w:hideMark/>
          </w:tcPr>
          <w:p w14:paraId="46621178" w14:textId="77777777" w:rsidR="00280100" w:rsidRPr="002F2E7E" w:rsidRDefault="00280100" w:rsidP="00280100">
            <w:pPr>
              <w:spacing w:after="0" w:line="240" w:lineRule="auto"/>
              <w:rPr>
                <w:rFonts w:ascii="Avenir LT Std 45 Book" w:eastAsia="Times New Roman" w:hAnsi="Avenir LT Std 45 Book"/>
                <w:b/>
                <w:bCs/>
                <w:color w:val="000000"/>
                <w:lang w:val="pt-BR" w:eastAsia="pt-BR"/>
              </w:rPr>
            </w:pPr>
          </w:p>
        </w:tc>
        <w:tc>
          <w:tcPr>
            <w:tcW w:w="1900" w:type="dxa"/>
            <w:vMerge/>
            <w:tcBorders>
              <w:top w:val="nil"/>
              <w:left w:val="single" w:sz="4" w:space="0" w:color="auto"/>
              <w:bottom w:val="nil"/>
              <w:right w:val="nil"/>
            </w:tcBorders>
            <w:vAlign w:val="center"/>
            <w:hideMark/>
          </w:tcPr>
          <w:p w14:paraId="3B45116B" w14:textId="77777777" w:rsidR="00280100" w:rsidRPr="002F2E7E" w:rsidRDefault="00280100" w:rsidP="00280100">
            <w:pPr>
              <w:spacing w:after="0" w:line="240" w:lineRule="auto"/>
              <w:rPr>
                <w:rFonts w:ascii="Avenir LT Std 45 Book" w:eastAsia="Times New Roman" w:hAnsi="Avenir LT Std 45 Book"/>
                <w:color w:val="000000"/>
                <w:lang w:val="pt-BR" w:eastAsia="pt-BR"/>
              </w:rPr>
            </w:pPr>
          </w:p>
        </w:tc>
        <w:tc>
          <w:tcPr>
            <w:tcW w:w="4200" w:type="dxa"/>
            <w:tcBorders>
              <w:top w:val="nil"/>
              <w:left w:val="single" w:sz="4" w:space="0" w:color="auto"/>
              <w:bottom w:val="single" w:sz="4" w:space="0" w:color="auto"/>
              <w:right w:val="single" w:sz="4" w:space="0" w:color="auto"/>
            </w:tcBorders>
            <w:shd w:val="clear" w:color="auto" w:fill="auto"/>
            <w:vAlign w:val="bottom"/>
            <w:hideMark/>
          </w:tcPr>
          <w:p w14:paraId="63BA1421" w14:textId="661A4770" w:rsidR="00280100" w:rsidRPr="002F2E7E" w:rsidRDefault="00280100" w:rsidP="00280100">
            <w:pPr>
              <w:spacing w:after="0" w:line="240" w:lineRule="auto"/>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5.</w:t>
            </w:r>
            <w:ins w:id="82" w:author="Lorena de Carvalho Lourenço" w:date="2023-11-01T17:15:00Z">
              <w:r w:rsidR="00553437">
                <w:rPr>
                  <w:rFonts w:ascii="Avenir LT Std 45 Book" w:eastAsia="Times New Roman" w:hAnsi="Avenir LT Std 45 Book"/>
                  <w:color w:val="000000"/>
                  <w:lang w:eastAsia="pt-BR"/>
                </w:rPr>
                <w:t>1</w:t>
              </w:r>
            </w:ins>
            <w:del w:id="83" w:author="Lorena de Carvalho Lourenço" w:date="2023-11-01T17:15:00Z">
              <w:r w:rsidRPr="002F2E7E" w:rsidDel="00553437">
                <w:rPr>
                  <w:rFonts w:ascii="Avenir LT Std 45 Book" w:eastAsia="Times New Roman" w:hAnsi="Avenir LT Std 45 Book"/>
                  <w:color w:val="000000"/>
                  <w:lang w:eastAsia="pt-BR"/>
                </w:rPr>
                <w:delText>2</w:delText>
              </w:r>
            </w:del>
            <w:r w:rsidRPr="002F2E7E">
              <w:rPr>
                <w:rFonts w:ascii="Avenir LT Std 45 Book" w:eastAsia="Times New Roman" w:hAnsi="Avenir LT Std 45 Book"/>
                <w:color w:val="000000"/>
                <w:lang w:eastAsia="pt-BR"/>
              </w:rPr>
              <w:t xml:space="preserve">.b Project has secured 15% to less than 40% of funding needed to cover the total cash out required to secure project activities for </w:t>
            </w:r>
            <w:proofErr w:type="spellStart"/>
            <w:ins w:id="84" w:author="Olivia Marques" w:date="2023-11-12T21:44:00Z">
              <w:r w:rsidR="0092717C">
                <w:rPr>
                  <w:rFonts w:ascii="Avenir LT Std 45 Book" w:eastAsia="Times New Roman" w:hAnsi="Avenir LT Std 45 Book"/>
                  <w:color w:val="000000"/>
                  <w:lang w:eastAsia="pt-BR"/>
                </w:rPr>
                <w:t>for</w:t>
              </w:r>
              <w:proofErr w:type="spellEnd"/>
              <w:r w:rsidR="0092717C">
                <w:rPr>
                  <w:rFonts w:ascii="Avenir LT Std 45 Book" w:eastAsia="Times New Roman" w:hAnsi="Avenir LT Std 45 Book"/>
                  <w:color w:val="000000"/>
                  <w:lang w:eastAsia="pt-BR"/>
                </w:rPr>
                <w:t xml:space="preserve"> the Project Timeframe</w:t>
              </w:r>
            </w:ins>
            <w:del w:id="85" w:author="Olivia Marques" w:date="2023-11-01T14:11:00Z">
              <w:r w:rsidRPr="002F2E7E" w:rsidDel="00B752A8">
                <w:rPr>
                  <w:rFonts w:ascii="Avenir LT Std 45 Book" w:eastAsia="Times New Roman" w:hAnsi="Avenir LT Std 45 Book"/>
                  <w:color w:val="000000"/>
                  <w:lang w:eastAsia="pt-BR"/>
                </w:rPr>
                <w:delText xml:space="preserve">10 </w:delText>
              </w:r>
            </w:del>
            <w:del w:id="86" w:author="Olivia Marques" w:date="2023-11-12T21:44:00Z">
              <w:r w:rsidRPr="002F2E7E" w:rsidDel="0092717C">
                <w:rPr>
                  <w:rFonts w:ascii="Avenir LT Std 45 Book" w:eastAsia="Times New Roman" w:hAnsi="Avenir LT Std 45 Book"/>
                  <w:color w:val="000000"/>
                  <w:lang w:eastAsia="pt-BR"/>
                </w:rPr>
                <w:delText>plus years</w:delText>
              </w:r>
            </w:del>
            <w:r w:rsidRPr="002F2E7E">
              <w:rPr>
                <w:rFonts w:ascii="Avenir LT Std 45 Book" w:eastAsia="Times New Roman" w:hAnsi="Avenir LT Std 45 Book"/>
                <w:color w:val="000000"/>
                <w:lang w:eastAsia="pt-BR"/>
              </w:rPr>
              <w:t>.</w:t>
            </w:r>
          </w:p>
        </w:tc>
        <w:tc>
          <w:tcPr>
            <w:tcW w:w="2280" w:type="dxa"/>
            <w:vMerge/>
            <w:tcBorders>
              <w:top w:val="nil"/>
              <w:left w:val="nil"/>
              <w:bottom w:val="single" w:sz="4" w:space="0" w:color="auto"/>
              <w:right w:val="single" w:sz="4" w:space="0" w:color="auto"/>
            </w:tcBorders>
            <w:vAlign w:val="center"/>
            <w:hideMark/>
          </w:tcPr>
          <w:p w14:paraId="74A32328" w14:textId="77777777" w:rsidR="00280100" w:rsidRPr="002F2E7E" w:rsidRDefault="00280100" w:rsidP="00280100">
            <w:pPr>
              <w:spacing w:after="0" w:line="240" w:lineRule="auto"/>
              <w:rPr>
                <w:rFonts w:ascii="Avenir LT Std 45 Book" w:eastAsia="Times New Roman" w:hAnsi="Avenir LT Std 45 Book"/>
                <w:color w:val="000000"/>
                <w:lang w:eastAsia="pt-BR"/>
              </w:rPr>
            </w:pPr>
          </w:p>
        </w:tc>
        <w:tc>
          <w:tcPr>
            <w:tcW w:w="560" w:type="dxa"/>
            <w:tcBorders>
              <w:top w:val="nil"/>
              <w:left w:val="nil"/>
              <w:bottom w:val="single" w:sz="4" w:space="0" w:color="auto"/>
              <w:right w:val="nil"/>
            </w:tcBorders>
            <w:shd w:val="clear" w:color="auto" w:fill="auto"/>
            <w:noWrap/>
            <w:vAlign w:val="center"/>
            <w:hideMark/>
          </w:tcPr>
          <w:p w14:paraId="3188A853"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62AE361E"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1</w:t>
            </w:r>
          </w:p>
        </w:tc>
        <w:tc>
          <w:tcPr>
            <w:tcW w:w="700" w:type="dxa"/>
            <w:tcBorders>
              <w:top w:val="nil"/>
              <w:left w:val="nil"/>
              <w:bottom w:val="single" w:sz="4" w:space="0" w:color="auto"/>
              <w:right w:val="single" w:sz="4" w:space="0" w:color="auto"/>
            </w:tcBorders>
            <w:shd w:val="clear" w:color="auto" w:fill="auto"/>
            <w:noWrap/>
            <w:vAlign w:val="center"/>
            <w:hideMark/>
          </w:tcPr>
          <w:p w14:paraId="505EFF0E"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220" w:type="dxa"/>
            <w:tcBorders>
              <w:top w:val="nil"/>
              <w:left w:val="nil"/>
              <w:bottom w:val="nil"/>
              <w:right w:val="nil"/>
            </w:tcBorders>
            <w:shd w:val="clear" w:color="auto" w:fill="auto"/>
            <w:noWrap/>
            <w:vAlign w:val="bottom"/>
            <w:hideMark/>
          </w:tcPr>
          <w:p w14:paraId="676B93FA" w14:textId="77777777" w:rsidR="00280100" w:rsidRPr="002F2E7E"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2518BA22" w14:textId="384C6D6B" w:rsidR="00280100" w:rsidRPr="002F2E7E" w:rsidRDefault="00280100" w:rsidP="00280100">
            <w:pPr>
              <w:spacing w:after="0" w:line="240" w:lineRule="auto"/>
              <w:jc w:val="center"/>
              <w:rPr>
                <w:rFonts w:eastAsia="Times New Roman"/>
                <w:color w:val="000000"/>
                <w:lang w:val="pt-BR" w:eastAsia="pt-BR"/>
              </w:rPr>
            </w:pPr>
            <w:del w:id="87" w:author="Olivia Marques" w:date="2023-11-12T21:32:00Z">
              <w:r w:rsidRPr="002F2E7E" w:rsidDel="00296AF2">
                <w:rPr>
                  <w:rFonts w:eastAsia="Times New Roman"/>
                  <w:color w:val="000000"/>
                  <w:lang w:val="pt-BR" w:eastAsia="pt-BR"/>
                </w:rPr>
                <w:delText>1</w:delText>
              </w:r>
            </w:del>
            <w:ins w:id="88" w:author="Olivia Marques" w:date="2023-11-12T21:32:00Z">
              <w:r w:rsidR="00296AF2">
                <w:rPr>
                  <w:rFonts w:eastAsia="Times New Roman"/>
                  <w:color w:val="000000"/>
                  <w:lang w:val="pt-BR" w:eastAsia="pt-BR"/>
                </w:rPr>
                <w:t>2</w:t>
              </w:r>
            </w:ins>
          </w:p>
        </w:tc>
        <w:tc>
          <w:tcPr>
            <w:tcW w:w="660" w:type="dxa"/>
            <w:tcBorders>
              <w:top w:val="nil"/>
              <w:left w:val="nil"/>
              <w:bottom w:val="single" w:sz="4" w:space="0" w:color="auto"/>
              <w:right w:val="single" w:sz="4" w:space="0" w:color="auto"/>
            </w:tcBorders>
            <w:shd w:val="clear" w:color="auto" w:fill="auto"/>
            <w:noWrap/>
            <w:vAlign w:val="center"/>
            <w:hideMark/>
          </w:tcPr>
          <w:p w14:paraId="40A97BCD"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r>
      <w:tr w:rsidR="00280100" w:rsidRPr="002F2E7E" w14:paraId="3F44CCAC" w14:textId="77777777" w:rsidTr="00280100">
        <w:trPr>
          <w:trHeight w:val="1152"/>
        </w:trPr>
        <w:tc>
          <w:tcPr>
            <w:tcW w:w="960" w:type="dxa"/>
            <w:vMerge/>
            <w:tcBorders>
              <w:top w:val="nil"/>
              <w:left w:val="single" w:sz="4" w:space="0" w:color="auto"/>
              <w:bottom w:val="single" w:sz="4" w:space="0" w:color="000000"/>
              <w:right w:val="single" w:sz="4" w:space="0" w:color="auto"/>
            </w:tcBorders>
            <w:vAlign w:val="center"/>
            <w:hideMark/>
          </w:tcPr>
          <w:p w14:paraId="18463098" w14:textId="77777777" w:rsidR="00280100" w:rsidRPr="002F2E7E" w:rsidRDefault="00280100" w:rsidP="00280100">
            <w:pPr>
              <w:spacing w:after="0" w:line="240" w:lineRule="auto"/>
              <w:rPr>
                <w:rFonts w:ascii="Avenir LT Std 45 Book" w:eastAsia="Times New Roman" w:hAnsi="Avenir LT Std 45 Book"/>
                <w:b/>
                <w:bCs/>
                <w:color w:val="000000"/>
                <w:lang w:val="pt-BR" w:eastAsia="pt-BR"/>
              </w:rPr>
            </w:pPr>
          </w:p>
        </w:tc>
        <w:tc>
          <w:tcPr>
            <w:tcW w:w="1900" w:type="dxa"/>
            <w:vMerge/>
            <w:tcBorders>
              <w:top w:val="nil"/>
              <w:left w:val="single" w:sz="4" w:space="0" w:color="auto"/>
              <w:bottom w:val="nil"/>
              <w:right w:val="nil"/>
            </w:tcBorders>
            <w:vAlign w:val="center"/>
            <w:hideMark/>
          </w:tcPr>
          <w:p w14:paraId="57C301D9" w14:textId="77777777" w:rsidR="00280100" w:rsidRPr="002F2E7E" w:rsidRDefault="00280100" w:rsidP="00280100">
            <w:pPr>
              <w:spacing w:after="0" w:line="240" w:lineRule="auto"/>
              <w:rPr>
                <w:rFonts w:ascii="Avenir LT Std 45 Book" w:eastAsia="Times New Roman" w:hAnsi="Avenir LT Std 45 Book"/>
                <w:color w:val="000000"/>
                <w:lang w:val="pt-BR" w:eastAsia="pt-BR"/>
              </w:rPr>
            </w:pPr>
          </w:p>
        </w:tc>
        <w:tc>
          <w:tcPr>
            <w:tcW w:w="4200" w:type="dxa"/>
            <w:tcBorders>
              <w:top w:val="nil"/>
              <w:left w:val="single" w:sz="4" w:space="0" w:color="auto"/>
              <w:bottom w:val="single" w:sz="4" w:space="0" w:color="auto"/>
              <w:right w:val="single" w:sz="4" w:space="0" w:color="auto"/>
            </w:tcBorders>
            <w:shd w:val="clear" w:color="000000" w:fill="F2F2F2"/>
            <w:vAlign w:val="bottom"/>
            <w:hideMark/>
          </w:tcPr>
          <w:p w14:paraId="6F2AB85F" w14:textId="2EEEA768" w:rsidR="00280100" w:rsidRPr="002F2E7E" w:rsidRDefault="00280100" w:rsidP="00280100">
            <w:pPr>
              <w:spacing w:after="0" w:line="240" w:lineRule="auto"/>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5.</w:t>
            </w:r>
            <w:ins w:id="89" w:author="Lorena de Carvalho Lourenço" w:date="2023-11-01T17:16:00Z">
              <w:r w:rsidR="00553437">
                <w:rPr>
                  <w:rFonts w:ascii="Avenir LT Std 45 Book" w:eastAsia="Times New Roman" w:hAnsi="Avenir LT Std 45 Book"/>
                  <w:color w:val="000000"/>
                  <w:lang w:eastAsia="pt-BR"/>
                </w:rPr>
                <w:t>1</w:t>
              </w:r>
            </w:ins>
            <w:del w:id="90" w:author="Lorena de Carvalho Lourenço" w:date="2023-11-01T17:15:00Z">
              <w:r w:rsidRPr="002F2E7E" w:rsidDel="00553437">
                <w:rPr>
                  <w:rFonts w:ascii="Avenir LT Std 45 Book" w:eastAsia="Times New Roman" w:hAnsi="Avenir LT Std 45 Book"/>
                  <w:color w:val="000000"/>
                  <w:lang w:eastAsia="pt-BR"/>
                </w:rPr>
                <w:delText>2</w:delText>
              </w:r>
            </w:del>
            <w:r w:rsidRPr="002F2E7E">
              <w:rPr>
                <w:rFonts w:ascii="Avenir LT Std 45 Book" w:eastAsia="Times New Roman" w:hAnsi="Avenir LT Std 45 Book"/>
                <w:color w:val="000000"/>
                <w:lang w:eastAsia="pt-BR"/>
              </w:rPr>
              <w:t xml:space="preserve">.c Project has secured over than 40% of funding needed to cover the total cash out required to secure project activities for </w:t>
            </w:r>
            <w:del w:id="91" w:author="Olivia Marques" w:date="2023-11-01T14:11:00Z">
              <w:r w:rsidRPr="002F2E7E" w:rsidDel="00B752A8">
                <w:rPr>
                  <w:rFonts w:ascii="Avenir LT Std 45 Book" w:eastAsia="Times New Roman" w:hAnsi="Avenir LT Std 45 Book"/>
                  <w:color w:val="000000"/>
                  <w:lang w:eastAsia="pt-BR"/>
                </w:rPr>
                <w:delText xml:space="preserve">10 </w:delText>
              </w:r>
            </w:del>
            <w:proofErr w:type="spellStart"/>
            <w:ins w:id="92" w:author="Olivia Marques" w:date="2023-11-12T21:44:00Z">
              <w:r w:rsidR="0092717C">
                <w:rPr>
                  <w:rFonts w:ascii="Avenir LT Std 45 Book" w:eastAsia="Times New Roman" w:hAnsi="Avenir LT Std 45 Book"/>
                  <w:color w:val="000000"/>
                  <w:lang w:eastAsia="pt-BR"/>
                </w:rPr>
                <w:t>for</w:t>
              </w:r>
              <w:proofErr w:type="spellEnd"/>
              <w:r w:rsidR="0092717C">
                <w:rPr>
                  <w:rFonts w:ascii="Avenir LT Std 45 Book" w:eastAsia="Times New Roman" w:hAnsi="Avenir LT Std 45 Book"/>
                  <w:color w:val="000000"/>
                  <w:lang w:eastAsia="pt-BR"/>
                </w:rPr>
                <w:t xml:space="preserve"> the Project Timeframe</w:t>
              </w:r>
            </w:ins>
            <w:del w:id="93" w:author="Olivia Marques" w:date="2023-11-12T21:44:00Z">
              <w:r w:rsidRPr="002F2E7E" w:rsidDel="0092717C">
                <w:rPr>
                  <w:rFonts w:ascii="Avenir LT Std 45 Book" w:eastAsia="Times New Roman" w:hAnsi="Avenir LT Std 45 Book"/>
                  <w:color w:val="000000"/>
                  <w:lang w:eastAsia="pt-BR"/>
                </w:rPr>
                <w:delText>plus years</w:delText>
              </w:r>
            </w:del>
            <w:r w:rsidRPr="002F2E7E">
              <w:rPr>
                <w:rFonts w:ascii="Avenir LT Std 45 Book" w:eastAsia="Times New Roman" w:hAnsi="Avenir LT Std 45 Book"/>
                <w:color w:val="000000"/>
                <w:lang w:eastAsia="pt-BR"/>
              </w:rPr>
              <w:t>.</w:t>
            </w:r>
          </w:p>
        </w:tc>
        <w:tc>
          <w:tcPr>
            <w:tcW w:w="2280" w:type="dxa"/>
            <w:vMerge/>
            <w:tcBorders>
              <w:top w:val="nil"/>
              <w:left w:val="nil"/>
              <w:bottom w:val="single" w:sz="4" w:space="0" w:color="auto"/>
              <w:right w:val="single" w:sz="4" w:space="0" w:color="auto"/>
            </w:tcBorders>
            <w:vAlign w:val="center"/>
            <w:hideMark/>
          </w:tcPr>
          <w:p w14:paraId="54F00CD8" w14:textId="77777777" w:rsidR="00280100" w:rsidRPr="002F2E7E" w:rsidRDefault="00280100" w:rsidP="00280100">
            <w:pPr>
              <w:spacing w:after="0" w:line="240" w:lineRule="auto"/>
              <w:rPr>
                <w:rFonts w:ascii="Avenir LT Std 45 Book" w:eastAsia="Times New Roman" w:hAnsi="Avenir LT Std 45 Book"/>
                <w:color w:val="000000"/>
                <w:lang w:eastAsia="pt-BR"/>
              </w:rPr>
            </w:pPr>
          </w:p>
        </w:tc>
        <w:tc>
          <w:tcPr>
            <w:tcW w:w="560" w:type="dxa"/>
            <w:tcBorders>
              <w:top w:val="nil"/>
              <w:left w:val="nil"/>
              <w:bottom w:val="single" w:sz="4" w:space="0" w:color="auto"/>
              <w:right w:val="nil"/>
            </w:tcBorders>
            <w:shd w:val="clear" w:color="auto" w:fill="auto"/>
            <w:noWrap/>
            <w:vAlign w:val="center"/>
            <w:hideMark/>
          </w:tcPr>
          <w:p w14:paraId="1829AFE2"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3</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124D3CC8"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700" w:type="dxa"/>
            <w:tcBorders>
              <w:top w:val="nil"/>
              <w:left w:val="nil"/>
              <w:bottom w:val="single" w:sz="4" w:space="0" w:color="auto"/>
              <w:right w:val="single" w:sz="4" w:space="0" w:color="auto"/>
            </w:tcBorders>
            <w:shd w:val="clear" w:color="auto" w:fill="auto"/>
            <w:noWrap/>
            <w:vAlign w:val="center"/>
            <w:hideMark/>
          </w:tcPr>
          <w:p w14:paraId="382189AA"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3</w:t>
            </w:r>
          </w:p>
        </w:tc>
        <w:tc>
          <w:tcPr>
            <w:tcW w:w="220" w:type="dxa"/>
            <w:tcBorders>
              <w:top w:val="nil"/>
              <w:left w:val="nil"/>
              <w:bottom w:val="nil"/>
              <w:right w:val="nil"/>
            </w:tcBorders>
            <w:shd w:val="clear" w:color="auto" w:fill="auto"/>
            <w:noWrap/>
            <w:vAlign w:val="bottom"/>
            <w:hideMark/>
          </w:tcPr>
          <w:p w14:paraId="79AB23C2" w14:textId="77777777" w:rsidR="00280100" w:rsidRPr="002F2E7E"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587C3FC" w14:textId="065A2EEC" w:rsidR="00280100" w:rsidRPr="002F2E7E" w:rsidRDefault="00280100" w:rsidP="00280100">
            <w:pPr>
              <w:spacing w:after="0" w:line="240" w:lineRule="auto"/>
              <w:jc w:val="center"/>
              <w:rPr>
                <w:rFonts w:eastAsia="Times New Roman"/>
                <w:color w:val="000000"/>
                <w:lang w:val="pt-BR" w:eastAsia="pt-BR"/>
              </w:rPr>
            </w:pPr>
            <w:del w:id="94" w:author="Olivia Marques" w:date="2023-11-12T21:32:00Z">
              <w:r w:rsidRPr="002F2E7E" w:rsidDel="00296AF2">
                <w:rPr>
                  <w:rFonts w:eastAsia="Times New Roman"/>
                  <w:color w:val="000000"/>
                  <w:lang w:val="pt-BR" w:eastAsia="pt-BR"/>
                </w:rPr>
                <w:delText>2</w:delText>
              </w:r>
            </w:del>
            <w:ins w:id="95" w:author="Olivia Marques" w:date="2023-11-12T21:32:00Z">
              <w:r w:rsidR="00296AF2">
                <w:rPr>
                  <w:rFonts w:eastAsia="Times New Roman"/>
                  <w:color w:val="000000"/>
                  <w:lang w:val="pt-BR" w:eastAsia="pt-BR"/>
                </w:rPr>
                <w:t>3</w:t>
              </w:r>
            </w:ins>
          </w:p>
        </w:tc>
        <w:tc>
          <w:tcPr>
            <w:tcW w:w="660" w:type="dxa"/>
            <w:tcBorders>
              <w:top w:val="nil"/>
              <w:left w:val="nil"/>
              <w:bottom w:val="single" w:sz="4" w:space="0" w:color="auto"/>
              <w:right w:val="single" w:sz="4" w:space="0" w:color="auto"/>
            </w:tcBorders>
            <w:shd w:val="clear" w:color="auto" w:fill="auto"/>
            <w:noWrap/>
            <w:vAlign w:val="center"/>
            <w:hideMark/>
          </w:tcPr>
          <w:p w14:paraId="347673CA"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3</w:t>
            </w:r>
          </w:p>
        </w:tc>
      </w:tr>
      <w:tr w:rsidR="00280100" w:rsidRPr="002F2E7E" w14:paraId="7FCBB3B5" w14:textId="77777777" w:rsidTr="00280100">
        <w:trPr>
          <w:trHeight w:val="1764"/>
        </w:trPr>
        <w:tc>
          <w:tcPr>
            <w:tcW w:w="960" w:type="dxa"/>
            <w:vMerge/>
            <w:tcBorders>
              <w:top w:val="nil"/>
              <w:left w:val="single" w:sz="4" w:space="0" w:color="auto"/>
              <w:bottom w:val="single" w:sz="4" w:space="0" w:color="000000"/>
              <w:right w:val="single" w:sz="4" w:space="0" w:color="auto"/>
            </w:tcBorders>
            <w:vAlign w:val="center"/>
            <w:hideMark/>
          </w:tcPr>
          <w:p w14:paraId="4D6CB67A" w14:textId="77777777" w:rsidR="00280100" w:rsidRPr="002F2E7E" w:rsidRDefault="00280100" w:rsidP="00280100">
            <w:pPr>
              <w:spacing w:after="0" w:line="240" w:lineRule="auto"/>
              <w:rPr>
                <w:rFonts w:ascii="Avenir LT Std 45 Book" w:eastAsia="Times New Roman" w:hAnsi="Avenir LT Std 45 Book"/>
                <w:b/>
                <w:bCs/>
                <w:color w:val="000000"/>
                <w:lang w:val="pt-BR" w:eastAsia="pt-BR"/>
              </w:rPr>
            </w:pPr>
          </w:p>
        </w:tc>
        <w:tc>
          <w:tcPr>
            <w:tcW w:w="1900" w:type="dxa"/>
            <w:tcBorders>
              <w:top w:val="single" w:sz="4" w:space="0" w:color="auto"/>
              <w:left w:val="nil"/>
              <w:bottom w:val="single" w:sz="4" w:space="0" w:color="auto"/>
              <w:right w:val="nil"/>
            </w:tcBorders>
            <w:shd w:val="clear" w:color="auto" w:fill="auto"/>
            <w:vAlign w:val="bottom"/>
            <w:hideMark/>
          </w:tcPr>
          <w:p w14:paraId="5EA157E9" w14:textId="373C8C40" w:rsidR="00280100" w:rsidRPr="002F2E7E" w:rsidRDefault="00280100" w:rsidP="00280100">
            <w:pPr>
              <w:spacing w:after="0" w:line="240" w:lineRule="auto"/>
              <w:jc w:val="center"/>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 xml:space="preserve">5.2. Implement a communication program </w:t>
            </w:r>
            <w:r w:rsidR="00502A9A" w:rsidRPr="002F2E7E">
              <w:rPr>
                <w:rFonts w:ascii="Avenir LT Std 45 Book" w:eastAsia="Times New Roman" w:hAnsi="Avenir LT Std 45 Book"/>
                <w:color w:val="000000"/>
                <w:lang w:eastAsia="pt-BR"/>
              </w:rPr>
              <w:t>to mobilize</w:t>
            </w:r>
            <w:r w:rsidRPr="002F2E7E">
              <w:rPr>
                <w:rFonts w:ascii="Avenir LT Std 45 Book" w:eastAsia="Times New Roman" w:hAnsi="Avenir LT Std 45 Book"/>
                <w:color w:val="000000"/>
                <w:lang w:eastAsia="pt-BR"/>
              </w:rPr>
              <w:t xml:space="preserve"> and increase financial resources</w:t>
            </w:r>
          </w:p>
        </w:tc>
        <w:tc>
          <w:tcPr>
            <w:tcW w:w="4200" w:type="dxa"/>
            <w:tcBorders>
              <w:top w:val="nil"/>
              <w:left w:val="single" w:sz="4" w:space="0" w:color="auto"/>
              <w:bottom w:val="single" w:sz="4" w:space="0" w:color="auto"/>
              <w:right w:val="single" w:sz="4" w:space="0" w:color="auto"/>
            </w:tcBorders>
            <w:shd w:val="clear" w:color="auto" w:fill="auto"/>
            <w:vAlign w:val="bottom"/>
            <w:hideMark/>
          </w:tcPr>
          <w:p w14:paraId="6EB66D91" w14:textId="77777777" w:rsidR="00280100" w:rsidRPr="002F2E7E" w:rsidRDefault="00280100" w:rsidP="00280100">
            <w:pPr>
              <w:spacing w:after="0" w:line="240" w:lineRule="auto"/>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5.2.a Implement a communication program to mobilize and increase financial resources from all sources to conserve and sustainably use biodiversity and ecosystems.</w:t>
            </w:r>
          </w:p>
        </w:tc>
        <w:tc>
          <w:tcPr>
            <w:tcW w:w="2280" w:type="dxa"/>
            <w:tcBorders>
              <w:top w:val="nil"/>
              <w:left w:val="nil"/>
              <w:bottom w:val="single" w:sz="4" w:space="0" w:color="auto"/>
              <w:right w:val="single" w:sz="4" w:space="0" w:color="auto"/>
            </w:tcBorders>
            <w:shd w:val="clear" w:color="auto" w:fill="auto"/>
            <w:vAlign w:val="center"/>
            <w:hideMark/>
          </w:tcPr>
          <w:p w14:paraId="67965167" w14:textId="77777777" w:rsidR="00280100" w:rsidRPr="002F2E7E" w:rsidRDefault="00280100" w:rsidP="00280100">
            <w:pPr>
              <w:spacing w:after="0" w:line="240" w:lineRule="auto"/>
              <w:jc w:val="center"/>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Communication program and photographic evidence.</w:t>
            </w:r>
          </w:p>
        </w:tc>
        <w:tc>
          <w:tcPr>
            <w:tcW w:w="560" w:type="dxa"/>
            <w:tcBorders>
              <w:top w:val="nil"/>
              <w:left w:val="nil"/>
              <w:bottom w:val="single" w:sz="4" w:space="0" w:color="auto"/>
              <w:right w:val="nil"/>
            </w:tcBorders>
            <w:shd w:val="clear" w:color="auto" w:fill="auto"/>
            <w:noWrap/>
            <w:vAlign w:val="center"/>
            <w:hideMark/>
          </w:tcPr>
          <w:p w14:paraId="0CBDD4D5"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699A9EE2"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3</w:t>
            </w:r>
          </w:p>
        </w:tc>
        <w:tc>
          <w:tcPr>
            <w:tcW w:w="700" w:type="dxa"/>
            <w:tcBorders>
              <w:top w:val="nil"/>
              <w:left w:val="nil"/>
              <w:bottom w:val="single" w:sz="4" w:space="0" w:color="auto"/>
              <w:right w:val="single" w:sz="4" w:space="0" w:color="auto"/>
            </w:tcBorders>
            <w:shd w:val="clear" w:color="auto" w:fill="auto"/>
            <w:noWrap/>
            <w:vAlign w:val="center"/>
            <w:hideMark/>
          </w:tcPr>
          <w:p w14:paraId="6BCE2415"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3</w:t>
            </w:r>
          </w:p>
        </w:tc>
        <w:tc>
          <w:tcPr>
            <w:tcW w:w="220" w:type="dxa"/>
            <w:tcBorders>
              <w:top w:val="nil"/>
              <w:left w:val="nil"/>
              <w:bottom w:val="nil"/>
              <w:right w:val="nil"/>
            </w:tcBorders>
            <w:shd w:val="clear" w:color="auto" w:fill="auto"/>
            <w:noWrap/>
            <w:vAlign w:val="bottom"/>
            <w:hideMark/>
          </w:tcPr>
          <w:p w14:paraId="5E4B2D9E" w14:textId="77777777" w:rsidR="00280100" w:rsidRPr="002F2E7E"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521E723" w14:textId="2FE936A1" w:rsidR="00280100" w:rsidRPr="002F2E7E" w:rsidRDefault="00280100" w:rsidP="00280100">
            <w:pPr>
              <w:spacing w:after="0" w:line="240" w:lineRule="auto"/>
              <w:jc w:val="center"/>
              <w:rPr>
                <w:rFonts w:eastAsia="Times New Roman"/>
                <w:color w:val="000000"/>
                <w:lang w:val="pt-BR" w:eastAsia="pt-BR"/>
              </w:rPr>
            </w:pPr>
            <w:del w:id="96" w:author="Olivia Marques" w:date="2023-11-12T21:32:00Z">
              <w:r w:rsidRPr="002F2E7E" w:rsidDel="00296AF2">
                <w:rPr>
                  <w:rFonts w:eastAsia="Times New Roman"/>
                  <w:color w:val="000000"/>
                  <w:lang w:val="pt-BR" w:eastAsia="pt-BR"/>
                </w:rPr>
                <w:delText>2</w:delText>
              </w:r>
            </w:del>
            <w:ins w:id="97" w:author="Olivia Marques" w:date="2023-11-12T21:32:00Z">
              <w:r w:rsidR="00296AF2">
                <w:rPr>
                  <w:rFonts w:eastAsia="Times New Roman"/>
                  <w:color w:val="000000"/>
                  <w:lang w:val="pt-BR" w:eastAsia="pt-BR"/>
                </w:rPr>
                <w:t>3</w:t>
              </w:r>
            </w:ins>
          </w:p>
        </w:tc>
        <w:tc>
          <w:tcPr>
            <w:tcW w:w="660" w:type="dxa"/>
            <w:tcBorders>
              <w:top w:val="nil"/>
              <w:left w:val="nil"/>
              <w:bottom w:val="single" w:sz="4" w:space="0" w:color="auto"/>
              <w:right w:val="single" w:sz="4" w:space="0" w:color="auto"/>
            </w:tcBorders>
            <w:shd w:val="clear" w:color="auto" w:fill="auto"/>
            <w:noWrap/>
            <w:vAlign w:val="center"/>
            <w:hideMark/>
          </w:tcPr>
          <w:p w14:paraId="00ACC9F0"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3</w:t>
            </w:r>
          </w:p>
        </w:tc>
      </w:tr>
      <w:tr w:rsidR="00280100" w:rsidRPr="002F2E7E" w14:paraId="5F38B46C" w14:textId="77777777" w:rsidTr="00280100">
        <w:trPr>
          <w:trHeight w:val="2016"/>
        </w:trPr>
        <w:tc>
          <w:tcPr>
            <w:tcW w:w="960" w:type="dxa"/>
            <w:vMerge/>
            <w:tcBorders>
              <w:top w:val="nil"/>
              <w:left w:val="single" w:sz="4" w:space="0" w:color="auto"/>
              <w:bottom w:val="single" w:sz="4" w:space="0" w:color="000000"/>
              <w:right w:val="single" w:sz="4" w:space="0" w:color="auto"/>
            </w:tcBorders>
            <w:vAlign w:val="center"/>
            <w:hideMark/>
          </w:tcPr>
          <w:p w14:paraId="44BA1773" w14:textId="77777777" w:rsidR="00280100" w:rsidRPr="002F2E7E" w:rsidRDefault="00280100" w:rsidP="00280100">
            <w:pPr>
              <w:spacing w:after="0" w:line="240" w:lineRule="auto"/>
              <w:rPr>
                <w:rFonts w:ascii="Avenir LT Std 45 Book" w:eastAsia="Times New Roman" w:hAnsi="Avenir LT Std 45 Book"/>
                <w:b/>
                <w:bCs/>
                <w:color w:val="000000"/>
                <w:lang w:val="pt-BR" w:eastAsia="pt-BR"/>
              </w:rPr>
            </w:pPr>
          </w:p>
        </w:tc>
        <w:tc>
          <w:tcPr>
            <w:tcW w:w="1900" w:type="dxa"/>
            <w:vMerge w:val="restart"/>
            <w:tcBorders>
              <w:top w:val="nil"/>
              <w:left w:val="single" w:sz="4" w:space="0" w:color="auto"/>
              <w:bottom w:val="single" w:sz="4" w:space="0" w:color="auto"/>
              <w:right w:val="single" w:sz="4" w:space="0" w:color="auto"/>
            </w:tcBorders>
            <w:shd w:val="clear" w:color="auto" w:fill="auto"/>
            <w:vAlign w:val="center"/>
            <w:hideMark/>
          </w:tcPr>
          <w:p w14:paraId="32225CFC" w14:textId="77777777" w:rsidR="00280100" w:rsidRPr="002F2E7E" w:rsidRDefault="00280100" w:rsidP="00280100">
            <w:pPr>
              <w:spacing w:after="0" w:line="240" w:lineRule="auto"/>
              <w:jc w:val="center"/>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5.3 Implement an Ecotourism Program at the project area</w:t>
            </w:r>
          </w:p>
        </w:tc>
        <w:tc>
          <w:tcPr>
            <w:tcW w:w="4200" w:type="dxa"/>
            <w:tcBorders>
              <w:top w:val="nil"/>
              <w:left w:val="nil"/>
              <w:bottom w:val="single" w:sz="4" w:space="0" w:color="auto"/>
              <w:right w:val="single" w:sz="4" w:space="0" w:color="auto"/>
            </w:tcBorders>
            <w:shd w:val="clear" w:color="000000" w:fill="F2F2F2"/>
            <w:vAlign w:val="bottom"/>
            <w:hideMark/>
          </w:tcPr>
          <w:p w14:paraId="6B5610F4" w14:textId="2A79E64D" w:rsidR="00280100" w:rsidRPr="002F2E7E" w:rsidRDefault="00280100" w:rsidP="00280100">
            <w:pPr>
              <w:spacing w:after="0" w:line="240" w:lineRule="auto"/>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5.3.a Develop and implement a business plan for the implementation of an ecotourism product related to the conservation of the project area, focusing on the sighting of big</w:t>
            </w:r>
            <w:ins w:id="98" w:author="Lorena de Carvalho Lourenço" w:date="2023-10-31T10:37:00Z">
              <w:r w:rsidR="009F1FB9">
                <w:rPr>
                  <w:rFonts w:ascii="Avenir LT Std 45 Book" w:eastAsia="Times New Roman" w:hAnsi="Avenir LT Std 45 Book"/>
                  <w:color w:val="000000"/>
                  <w:lang w:eastAsia="pt-BR"/>
                </w:rPr>
                <w:t xml:space="preserve"> wild</w:t>
              </w:r>
            </w:ins>
            <w:r w:rsidRPr="002F2E7E">
              <w:rPr>
                <w:rFonts w:ascii="Avenir LT Std 45 Book" w:eastAsia="Times New Roman" w:hAnsi="Avenir LT Std 45 Book"/>
                <w:color w:val="000000"/>
                <w:lang w:eastAsia="pt-BR"/>
              </w:rPr>
              <w:t xml:space="preserve"> cats</w:t>
            </w:r>
            <w:ins w:id="99" w:author="Lorena de Carvalho Lourenço" w:date="2023-10-31T10:37:00Z">
              <w:r w:rsidR="008D52D7">
                <w:rPr>
                  <w:rFonts w:ascii="Avenir LT Std 45 Book" w:eastAsia="Times New Roman" w:hAnsi="Avenir LT Std 45 Book"/>
                  <w:color w:val="000000"/>
                  <w:lang w:eastAsia="pt-BR"/>
                </w:rPr>
                <w:t>.</w:t>
              </w:r>
            </w:ins>
            <w:del w:id="100" w:author="Lorena de Carvalho Lourenço" w:date="2023-10-31T10:37:00Z">
              <w:r w:rsidRPr="002F2E7E" w:rsidDel="008D52D7">
                <w:rPr>
                  <w:rFonts w:ascii="Avenir LT Std 45 Book" w:eastAsia="Times New Roman" w:hAnsi="Avenir LT Std 45 Book"/>
                  <w:color w:val="000000"/>
                  <w:lang w:eastAsia="pt-BR"/>
                </w:rPr>
                <w:delText>, such as the jaguar</w:delText>
              </w:r>
            </w:del>
          </w:p>
        </w:tc>
        <w:tc>
          <w:tcPr>
            <w:tcW w:w="2280" w:type="dxa"/>
            <w:tcBorders>
              <w:top w:val="nil"/>
              <w:left w:val="nil"/>
              <w:bottom w:val="single" w:sz="4" w:space="0" w:color="auto"/>
              <w:right w:val="single" w:sz="4" w:space="0" w:color="auto"/>
            </w:tcBorders>
            <w:shd w:val="clear" w:color="auto" w:fill="auto"/>
            <w:vAlign w:val="center"/>
            <w:hideMark/>
          </w:tcPr>
          <w:p w14:paraId="5FD53F93" w14:textId="77777777" w:rsidR="00280100" w:rsidRPr="002F2E7E" w:rsidRDefault="00280100" w:rsidP="00280100">
            <w:pPr>
              <w:spacing w:after="0" w:line="240" w:lineRule="auto"/>
              <w:jc w:val="center"/>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Business plan for ecotourism and report of implemented actions. Partnership contracts with ecotourism companies.</w:t>
            </w:r>
          </w:p>
        </w:tc>
        <w:tc>
          <w:tcPr>
            <w:tcW w:w="560" w:type="dxa"/>
            <w:tcBorders>
              <w:top w:val="nil"/>
              <w:left w:val="nil"/>
              <w:bottom w:val="single" w:sz="4" w:space="0" w:color="auto"/>
              <w:right w:val="nil"/>
            </w:tcBorders>
            <w:shd w:val="clear" w:color="auto" w:fill="auto"/>
            <w:noWrap/>
            <w:vAlign w:val="center"/>
            <w:hideMark/>
          </w:tcPr>
          <w:p w14:paraId="12F4C9A4"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3</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53E846E2"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3</w:t>
            </w:r>
          </w:p>
        </w:tc>
        <w:tc>
          <w:tcPr>
            <w:tcW w:w="700" w:type="dxa"/>
            <w:tcBorders>
              <w:top w:val="nil"/>
              <w:left w:val="nil"/>
              <w:bottom w:val="single" w:sz="4" w:space="0" w:color="auto"/>
              <w:right w:val="single" w:sz="4" w:space="0" w:color="auto"/>
            </w:tcBorders>
            <w:shd w:val="clear" w:color="auto" w:fill="auto"/>
            <w:noWrap/>
            <w:vAlign w:val="center"/>
            <w:hideMark/>
          </w:tcPr>
          <w:p w14:paraId="10F42FAF"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3</w:t>
            </w:r>
          </w:p>
        </w:tc>
        <w:tc>
          <w:tcPr>
            <w:tcW w:w="220" w:type="dxa"/>
            <w:tcBorders>
              <w:top w:val="nil"/>
              <w:left w:val="nil"/>
              <w:bottom w:val="nil"/>
              <w:right w:val="nil"/>
            </w:tcBorders>
            <w:shd w:val="clear" w:color="auto" w:fill="auto"/>
            <w:noWrap/>
            <w:vAlign w:val="bottom"/>
            <w:hideMark/>
          </w:tcPr>
          <w:p w14:paraId="02D60F6A" w14:textId="77777777" w:rsidR="00280100" w:rsidRPr="002F2E7E"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691A09E1"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3</w:t>
            </w:r>
          </w:p>
        </w:tc>
        <w:tc>
          <w:tcPr>
            <w:tcW w:w="660" w:type="dxa"/>
            <w:tcBorders>
              <w:top w:val="nil"/>
              <w:left w:val="nil"/>
              <w:bottom w:val="single" w:sz="4" w:space="0" w:color="auto"/>
              <w:right w:val="single" w:sz="4" w:space="0" w:color="auto"/>
            </w:tcBorders>
            <w:shd w:val="clear" w:color="auto" w:fill="auto"/>
            <w:noWrap/>
            <w:vAlign w:val="center"/>
            <w:hideMark/>
          </w:tcPr>
          <w:p w14:paraId="26F9FBAC"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5</w:t>
            </w:r>
          </w:p>
        </w:tc>
      </w:tr>
      <w:tr w:rsidR="00280100" w:rsidRPr="002F2E7E" w14:paraId="6C1DFA72" w14:textId="77777777" w:rsidTr="00280100">
        <w:trPr>
          <w:trHeight w:val="2304"/>
        </w:trPr>
        <w:tc>
          <w:tcPr>
            <w:tcW w:w="960" w:type="dxa"/>
            <w:vMerge/>
            <w:tcBorders>
              <w:top w:val="nil"/>
              <w:left w:val="single" w:sz="4" w:space="0" w:color="auto"/>
              <w:bottom w:val="single" w:sz="4" w:space="0" w:color="000000"/>
              <w:right w:val="single" w:sz="4" w:space="0" w:color="auto"/>
            </w:tcBorders>
            <w:vAlign w:val="center"/>
            <w:hideMark/>
          </w:tcPr>
          <w:p w14:paraId="1D6E8341" w14:textId="77777777" w:rsidR="00280100" w:rsidRPr="002F2E7E" w:rsidRDefault="00280100" w:rsidP="00280100">
            <w:pPr>
              <w:spacing w:after="0" w:line="240" w:lineRule="auto"/>
              <w:rPr>
                <w:rFonts w:ascii="Avenir LT Std 45 Book" w:eastAsia="Times New Roman" w:hAnsi="Avenir LT Std 45 Book"/>
                <w:b/>
                <w:bCs/>
                <w:color w:val="000000"/>
                <w:lang w:val="pt-BR" w:eastAsia="pt-BR"/>
              </w:rPr>
            </w:pPr>
          </w:p>
        </w:tc>
        <w:tc>
          <w:tcPr>
            <w:tcW w:w="1900" w:type="dxa"/>
            <w:vMerge/>
            <w:tcBorders>
              <w:top w:val="nil"/>
              <w:left w:val="single" w:sz="4" w:space="0" w:color="auto"/>
              <w:bottom w:val="single" w:sz="4" w:space="0" w:color="auto"/>
              <w:right w:val="single" w:sz="4" w:space="0" w:color="auto"/>
            </w:tcBorders>
            <w:vAlign w:val="center"/>
            <w:hideMark/>
          </w:tcPr>
          <w:p w14:paraId="33AE1D4B" w14:textId="77777777" w:rsidR="00280100" w:rsidRPr="002F2E7E" w:rsidRDefault="00280100" w:rsidP="00280100">
            <w:pPr>
              <w:spacing w:after="0" w:line="240" w:lineRule="auto"/>
              <w:rPr>
                <w:rFonts w:ascii="Avenir LT Std 45 Book" w:eastAsia="Times New Roman" w:hAnsi="Avenir LT Std 45 Book"/>
                <w:color w:val="000000"/>
                <w:lang w:val="pt-BR" w:eastAsia="pt-BR"/>
              </w:rPr>
            </w:pPr>
          </w:p>
        </w:tc>
        <w:tc>
          <w:tcPr>
            <w:tcW w:w="4200" w:type="dxa"/>
            <w:tcBorders>
              <w:top w:val="nil"/>
              <w:left w:val="nil"/>
              <w:bottom w:val="single" w:sz="4" w:space="0" w:color="auto"/>
              <w:right w:val="single" w:sz="4" w:space="0" w:color="auto"/>
            </w:tcBorders>
            <w:shd w:val="clear" w:color="auto" w:fill="auto"/>
            <w:vAlign w:val="bottom"/>
            <w:hideMark/>
          </w:tcPr>
          <w:p w14:paraId="39A6A76E" w14:textId="77777777" w:rsidR="00280100" w:rsidRPr="002F2E7E" w:rsidRDefault="00280100" w:rsidP="00280100">
            <w:pPr>
              <w:spacing w:after="0" w:line="240" w:lineRule="auto"/>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5.3.b Elaborate a communication plan for a stakeholder to promote the project area as an ecotourism destination. When possible, involve research centers and small businesses in building multisectoral and multistakeholder solutions, creating local employment through the implementation of project activities.</w:t>
            </w:r>
          </w:p>
        </w:tc>
        <w:tc>
          <w:tcPr>
            <w:tcW w:w="2280" w:type="dxa"/>
            <w:tcBorders>
              <w:top w:val="nil"/>
              <w:left w:val="nil"/>
              <w:bottom w:val="single" w:sz="4" w:space="0" w:color="auto"/>
              <w:right w:val="single" w:sz="4" w:space="0" w:color="auto"/>
            </w:tcBorders>
            <w:shd w:val="clear" w:color="auto" w:fill="auto"/>
            <w:vAlign w:val="center"/>
            <w:hideMark/>
          </w:tcPr>
          <w:p w14:paraId="4971F0FD" w14:textId="77777777" w:rsidR="00280100" w:rsidRPr="002F2E7E" w:rsidRDefault="00280100" w:rsidP="00280100">
            <w:pPr>
              <w:spacing w:after="0" w:line="240" w:lineRule="auto"/>
              <w:jc w:val="center"/>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Communication plan focused on ecotourism and report of actions performed.</w:t>
            </w:r>
          </w:p>
        </w:tc>
        <w:tc>
          <w:tcPr>
            <w:tcW w:w="560" w:type="dxa"/>
            <w:tcBorders>
              <w:top w:val="nil"/>
              <w:left w:val="nil"/>
              <w:bottom w:val="single" w:sz="4" w:space="0" w:color="auto"/>
              <w:right w:val="nil"/>
            </w:tcBorders>
            <w:shd w:val="clear" w:color="auto" w:fill="auto"/>
            <w:noWrap/>
            <w:vAlign w:val="center"/>
            <w:hideMark/>
          </w:tcPr>
          <w:p w14:paraId="3337056F"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3</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60D83FE6"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700" w:type="dxa"/>
            <w:tcBorders>
              <w:top w:val="nil"/>
              <w:left w:val="nil"/>
              <w:bottom w:val="single" w:sz="4" w:space="0" w:color="auto"/>
              <w:right w:val="single" w:sz="4" w:space="0" w:color="auto"/>
            </w:tcBorders>
            <w:shd w:val="clear" w:color="auto" w:fill="auto"/>
            <w:noWrap/>
            <w:vAlign w:val="center"/>
            <w:hideMark/>
          </w:tcPr>
          <w:p w14:paraId="63184CD2"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220" w:type="dxa"/>
            <w:tcBorders>
              <w:top w:val="nil"/>
              <w:left w:val="nil"/>
              <w:bottom w:val="nil"/>
              <w:right w:val="nil"/>
            </w:tcBorders>
            <w:shd w:val="clear" w:color="auto" w:fill="auto"/>
            <w:noWrap/>
            <w:vAlign w:val="bottom"/>
            <w:hideMark/>
          </w:tcPr>
          <w:p w14:paraId="3647EE34" w14:textId="77777777" w:rsidR="00280100" w:rsidRPr="002F2E7E"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08A1989"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660" w:type="dxa"/>
            <w:tcBorders>
              <w:top w:val="nil"/>
              <w:left w:val="nil"/>
              <w:bottom w:val="single" w:sz="4" w:space="0" w:color="auto"/>
              <w:right w:val="single" w:sz="4" w:space="0" w:color="auto"/>
            </w:tcBorders>
            <w:shd w:val="clear" w:color="auto" w:fill="auto"/>
            <w:noWrap/>
            <w:vAlign w:val="center"/>
            <w:hideMark/>
          </w:tcPr>
          <w:p w14:paraId="4D024BAD"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r>
      <w:tr w:rsidR="00280100" w:rsidRPr="002F2E7E" w14:paraId="1E10D7E3" w14:textId="77777777" w:rsidTr="00280100">
        <w:trPr>
          <w:trHeight w:val="1152"/>
        </w:trPr>
        <w:tc>
          <w:tcPr>
            <w:tcW w:w="960" w:type="dxa"/>
            <w:vMerge/>
            <w:tcBorders>
              <w:top w:val="nil"/>
              <w:left w:val="single" w:sz="4" w:space="0" w:color="auto"/>
              <w:bottom w:val="single" w:sz="4" w:space="0" w:color="000000"/>
              <w:right w:val="single" w:sz="4" w:space="0" w:color="auto"/>
            </w:tcBorders>
            <w:vAlign w:val="center"/>
            <w:hideMark/>
          </w:tcPr>
          <w:p w14:paraId="551DE179" w14:textId="77777777" w:rsidR="00280100" w:rsidRPr="002F2E7E" w:rsidRDefault="00280100" w:rsidP="00280100">
            <w:pPr>
              <w:spacing w:after="0" w:line="240" w:lineRule="auto"/>
              <w:rPr>
                <w:rFonts w:ascii="Avenir LT Std 45 Book" w:eastAsia="Times New Roman" w:hAnsi="Avenir LT Std 45 Book"/>
                <w:b/>
                <w:bCs/>
                <w:color w:val="000000"/>
                <w:lang w:val="pt-BR" w:eastAsia="pt-BR"/>
              </w:rPr>
            </w:pPr>
          </w:p>
        </w:tc>
        <w:tc>
          <w:tcPr>
            <w:tcW w:w="1900" w:type="dxa"/>
            <w:vMerge/>
            <w:tcBorders>
              <w:top w:val="nil"/>
              <w:left w:val="single" w:sz="4" w:space="0" w:color="auto"/>
              <w:bottom w:val="single" w:sz="4" w:space="0" w:color="auto"/>
              <w:right w:val="single" w:sz="4" w:space="0" w:color="auto"/>
            </w:tcBorders>
            <w:vAlign w:val="center"/>
            <w:hideMark/>
          </w:tcPr>
          <w:p w14:paraId="765FB4BF" w14:textId="77777777" w:rsidR="00280100" w:rsidRPr="002F2E7E" w:rsidRDefault="00280100" w:rsidP="00280100">
            <w:pPr>
              <w:spacing w:after="0" w:line="240" w:lineRule="auto"/>
              <w:rPr>
                <w:rFonts w:ascii="Avenir LT Std 45 Book" w:eastAsia="Times New Roman" w:hAnsi="Avenir LT Std 45 Book"/>
                <w:color w:val="000000"/>
                <w:lang w:val="pt-BR" w:eastAsia="pt-BR"/>
              </w:rPr>
            </w:pPr>
          </w:p>
        </w:tc>
        <w:tc>
          <w:tcPr>
            <w:tcW w:w="4200" w:type="dxa"/>
            <w:tcBorders>
              <w:top w:val="nil"/>
              <w:left w:val="nil"/>
              <w:bottom w:val="single" w:sz="4" w:space="0" w:color="auto"/>
              <w:right w:val="single" w:sz="4" w:space="0" w:color="auto"/>
            </w:tcBorders>
            <w:shd w:val="clear" w:color="000000" w:fill="F2F2F2"/>
            <w:vAlign w:val="bottom"/>
            <w:hideMark/>
          </w:tcPr>
          <w:p w14:paraId="50A602C4" w14:textId="77777777" w:rsidR="00280100" w:rsidRPr="002F2E7E" w:rsidRDefault="00280100" w:rsidP="00280100">
            <w:pPr>
              <w:spacing w:after="0" w:line="240" w:lineRule="auto"/>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5.3 c Establish commitment terms with observatories, associations, and secretariats related to public policies for the promotion of sustainable tourism.</w:t>
            </w:r>
          </w:p>
        </w:tc>
        <w:tc>
          <w:tcPr>
            <w:tcW w:w="2280" w:type="dxa"/>
            <w:tcBorders>
              <w:top w:val="nil"/>
              <w:left w:val="nil"/>
              <w:bottom w:val="single" w:sz="4" w:space="0" w:color="auto"/>
              <w:right w:val="single" w:sz="4" w:space="0" w:color="auto"/>
            </w:tcBorders>
            <w:shd w:val="clear" w:color="auto" w:fill="auto"/>
            <w:vAlign w:val="center"/>
            <w:hideMark/>
          </w:tcPr>
          <w:p w14:paraId="0BC4EAF4" w14:textId="77777777" w:rsidR="00280100" w:rsidRPr="002F2E7E" w:rsidRDefault="00280100" w:rsidP="00280100">
            <w:pPr>
              <w:spacing w:after="0" w:line="240" w:lineRule="auto"/>
              <w:jc w:val="center"/>
              <w:rPr>
                <w:rFonts w:ascii="Avenir LT Std 45 Book" w:eastAsia="Times New Roman" w:hAnsi="Avenir LT Std 45 Book"/>
                <w:color w:val="000000"/>
                <w:lang w:val="pt-BR" w:eastAsia="pt-BR"/>
              </w:rPr>
            </w:pPr>
            <w:r w:rsidRPr="002F2E7E">
              <w:rPr>
                <w:rFonts w:ascii="Avenir LT Std 45 Book" w:eastAsia="Times New Roman" w:hAnsi="Avenir LT Std 45 Book"/>
                <w:color w:val="000000"/>
                <w:lang w:eastAsia="pt-BR"/>
              </w:rPr>
              <w:t>Term of commitment.</w:t>
            </w:r>
          </w:p>
        </w:tc>
        <w:tc>
          <w:tcPr>
            <w:tcW w:w="560" w:type="dxa"/>
            <w:tcBorders>
              <w:top w:val="nil"/>
              <w:left w:val="nil"/>
              <w:bottom w:val="single" w:sz="4" w:space="0" w:color="auto"/>
              <w:right w:val="nil"/>
            </w:tcBorders>
            <w:shd w:val="clear" w:color="auto" w:fill="auto"/>
            <w:noWrap/>
            <w:vAlign w:val="center"/>
            <w:hideMark/>
          </w:tcPr>
          <w:p w14:paraId="1C764CA3"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1</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0166D353"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700" w:type="dxa"/>
            <w:tcBorders>
              <w:top w:val="nil"/>
              <w:left w:val="nil"/>
              <w:bottom w:val="single" w:sz="4" w:space="0" w:color="auto"/>
              <w:right w:val="single" w:sz="4" w:space="0" w:color="auto"/>
            </w:tcBorders>
            <w:shd w:val="clear" w:color="auto" w:fill="auto"/>
            <w:noWrap/>
            <w:vAlign w:val="center"/>
            <w:hideMark/>
          </w:tcPr>
          <w:p w14:paraId="60C5BCEA"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3</w:t>
            </w:r>
          </w:p>
        </w:tc>
        <w:tc>
          <w:tcPr>
            <w:tcW w:w="220" w:type="dxa"/>
            <w:tcBorders>
              <w:top w:val="nil"/>
              <w:left w:val="nil"/>
              <w:bottom w:val="nil"/>
              <w:right w:val="nil"/>
            </w:tcBorders>
            <w:shd w:val="clear" w:color="auto" w:fill="auto"/>
            <w:noWrap/>
            <w:vAlign w:val="bottom"/>
            <w:hideMark/>
          </w:tcPr>
          <w:p w14:paraId="1CED4BD5" w14:textId="77777777" w:rsidR="00280100" w:rsidRPr="002F2E7E"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nil"/>
              <w:right w:val="single" w:sz="4" w:space="0" w:color="auto"/>
            </w:tcBorders>
            <w:shd w:val="clear" w:color="auto" w:fill="auto"/>
            <w:noWrap/>
            <w:vAlign w:val="center"/>
            <w:hideMark/>
          </w:tcPr>
          <w:p w14:paraId="5682DBC1"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660" w:type="dxa"/>
            <w:tcBorders>
              <w:top w:val="nil"/>
              <w:left w:val="nil"/>
              <w:bottom w:val="nil"/>
              <w:right w:val="single" w:sz="4" w:space="0" w:color="auto"/>
            </w:tcBorders>
            <w:shd w:val="clear" w:color="auto" w:fill="auto"/>
            <w:noWrap/>
            <w:vAlign w:val="center"/>
            <w:hideMark/>
          </w:tcPr>
          <w:p w14:paraId="75356FD9"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r>
      <w:tr w:rsidR="00280100" w:rsidRPr="002F2E7E" w14:paraId="3A55DE55" w14:textId="77777777" w:rsidTr="00280100">
        <w:trPr>
          <w:trHeight w:val="288"/>
        </w:trPr>
        <w:tc>
          <w:tcPr>
            <w:tcW w:w="960" w:type="dxa"/>
            <w:tcBorders>
              <w:top w:val="nil"/>
              <w:left w:val="nil"/>
              <w:bottom w:val="nil"/>
              <w:right w:val="nil"/>
            </w:tcBorders>
            <w:shd w:val="clear" w:color="auto" w:fill="auto"/>
            <w:noWrap/>
            <w:textDirection w:val="btLr"/>
            <w:vAlign w:val="center"/>
            <w:hideMark/>
          </w:tcPr>
          <w:p w14:paraId="0736E347" w14:textId="77777777" w:rsidR="00280100" w:rsidRPr="002F2E7E" w:rsidRDefault="00280100" w:rsidP="00280100">
            <w:pPr>
              <w:spacing w:after="0" w:line="240" w:lineRule="auto"/>
              <w:jc w:val="center"/>
              <w:rPr>
                <w:rFonts w:eastAsia="Times New Roman"/>
                <w:color w:val="000000"/>
                <w:lang w:val="pt-BR" w:eastAsia="pt-BR"/>
              </w:rPr>
            </w:pPr>
          </w:p>
        </w:tc>
        <w:tc>
          <w:tcPr>
            <w:tcW w:w="1900" w:type="dxa"/>
            <w:tcBorders>
              <w:top w:val="nil"/>
              <w:left w:val="nil"/>
              <w:bottom w:val="nil"/>
              <w:right w:val="nil"/>
            </w:tcBorders>
            <w:shd w:val="clear" w:color="auto" w:fill="auto"/>
            <w:noWrap/>
            <w:vAlign w:val="bottom"/>
            <w:hideMark/>
          </w:tcPr>
          <w:p w14:paraId="5FB9DD07" w14:textId="77777777" w:rsidR="00280100" w:rsidRPr="002F2E7E" w:rsidRDefault="00280100" w:rsidP="00280100">
            <w:pPr>
              <w:spacing w:after="0" w:line="240" w:lineRule="auto"/>
              <w:rPr>
                <w:rFonts w:ascii="Times New Roman" w:eastAsia="Times New Roman" w:hAnsi="Times New Roman" w:cs="Times New Roman"/>
                <w:sz w:val="20"/>
                <w:szCs w:val="20"/>
                <w:lang w:val="pt-BR" w:eastAsia="pt-BR"/>
              </w:rPr>
            </w:pPr>
          </w:p>
        </w:tc>
        <w:tc>
          <w:tcPr>
            <w:tcW w:w="4200" w:type="dxa"/>
            <w:tcBorders>
              <w:top w:val="nil"/>
              <w:left w:val="nil"/>
              <w:bottom w:val="nil"/>
              <w:right w:val="nil"/>
            </w:tcBorders>
            <w:shd w:val="clear" w:color="auto" w:fill="auto"/>
            <w:noWrap/>
            <w:vAlign w:val="bottom"/>
            <w:hideMark/>
          </w:tcPr>
          <w:p w14:paraId="78614542" w14:textId="77777777" w:rsidR="00280100" w:rsidRPr="002F2E7E" w:rsidRDefault="00280100" w:rsidP="00280100">
            <w:pPr>
              <w:spacing w:after="0" w:line="240" w:lineRule="auto"/>
              <w:rPr>
                <w:rFonts w:ascii="Times New Roman" w:eastAsia="Times New Roman" w:hAnsi="Times New Roman" w:cs="Times New Roman"/>
                <w:sz w:val="20"/>
                <w:szCs w:val="20"/>
                <w:lang w:val="pt-BR" w:eastAsia="pt-BR"/>
              </w:rPr>
            </w:pPr>
          </w:p>
        </w:tc>
        <w:tc>
          <w:tcPr>
            <w:tcW w:w="2280" w:type="dxa"/>
            <w:tcBorders>
              <w:top w:val="nil"/>
              <w:left w:val="nil"/>
              <w:bottom w:val="nil"/>
              <w:right w:val="nil"/>
            </w:tcBorders>
            <w:shd w:val="clear" w:color="auto" w:fill="auto"/>
            <w:noWrap/>
            <w:vAlign w:val="bottom"/>
            <w:hideMark/>
          </w:tcPr>
          <w:p w14:paraId="46AAEE83" w14:textId="77777777" w:rsidR="00280100" w:rsidRPr="002F2E7E" w:rsidRDefault="00280100" w:rsidP="00280100">
            <w:pPr>
              <w:spacing w:after="0" w:line="240" w:lineRule="auto"/>
              <w:rPr>
                <w:rFonts w:ascii="Times New Roman" w:eastAsia="Times New Roman" w:hAnsi="Times New Roman" w:cs="Times New Roman"/>
                <w:sz w:val="20"/>
                <w:szCs w:val="20"/>
                <w:lang w:val="pt-BR" w:eastAsia="pt-BR"/>
              </w:rPr>
            </w:pPr>
          </w:p>
        </w:tc>
        <w:tc>
          <w:tcPr>
            <w:tcW w:w="560" w:type="dxa"/>
            <w:tcBorders>
              <w:top w:val="nil"/>
              <w:left w:val="nil"/>
              <w:bottom w:val="nil"/>
              <w:right w:val="nil"/>
            </w:tcBorders>
            <w:shd w:val="clear" w:color="auto" w:fill="auto"/>
            <w:noWrap/>
            <w:vAlign w:val="bottom"/>
            <w:hideMark/>
          </w:tcPr>
          <w:p w14:paraId="268CE30B" w14:textId="77777777" w:rsidR="00280100" w:rsidRPr="002F2E7E" w:rsidRDefault="00280100" w:rsidP="00280100">
            <w:pPr>
              <w:spacing w:after="0" w:line="240" w:lineRule="auto"/>
              <w:rPr>
                <w:rFonts w:ascii="Times New Roman" w:eastAsia="Times New Roman" w:hAnsi="Times New Roman" w:cs="Times New Roman"/>
                <w:sz w:val="20"/>
                <w:szCs w:val="20"/>
                <w:lang w:val="pt-BR" w:eastAsia="pt-BR"/>
              </w:rPr>
            </w:pPr>
          </w:p>
        </w:tc>
        <w:tc>
          <w:tcPr>
            <w:tcW w:w="700" w:type="dxa"/>
            <w:tcBorders>
              <w:top w:val="nil"/>
              <w:left w:val="nil"/>
              <w:bottom w:val="nil"/>
              <w:right w:val="nil"/>
            </w:tcBorders>
            <w:shd w:val="clear" w:color="auto" w:fill="auto"/>
            <w:noWrap/>
            <w:vAlign w:val="bottom"/>
            <w:hideMark/>
          </w:tcPr>
          <w:p w14:paraId="05EEF378" w14:textId="77777777" w:rsidR="00280100" w:rsidRPr="002F2E7E" w:rsidRDefault="00280100" w:rsidP="00280100">
            <w:pPr>
              <w:spacing w:after="0" w:line="240" w:lineRule="auto"/>
              <w:rPr>
                <w:rFonts w:ascii="Times New Roman" w:eastAsia="Times New Roman" w:hAnsi="Times New Roman" w:cs="Times New Roman"/>
                <w:sz w:val="20"/>
                <w:szCs w:val="20"/>
                <w:lang w:val="pt-BR" w:eastAsia="pt-BR"/>
              </w:rPr>
            </w:pPr>
          </w:p>
        </w:tc>
        <w:tc>
          <w:tcPr>
            <w:tcW w:w="700" w:type="dxa"/>
            <w:tcBorders>
              <w:top w:val="nil"/>
              <w:left w:val="nil"/>
              <w:bottom w:val="nil"/>
              <w:right w:val="nil"/>
            </w:tcBorders>
            <w:shd w:val="clear" w:color="auto" w:fill="auto"/>
            <w:noWrap/>
            <w:vAlign w:val="bottom"/>
            <w:hideMark/>
          </w:tcPr>
          <w:p w14:paraId="3AFEE73C" w14:textId="77777777" w:rsidR="00280100" w:rsidRPr="002F2E7E" w:rsidRDefault="00280100" w:rsidP="00280100">
            <w:pPr>
              <w:spacing w:after="0" w:line="240" w:lineRule="auto"/>
              <w:rPr>
                <w:rFonts w:ascii="Times New Roman" w:eastAsia="Times New Roman" w:hAnsi="Times New Roman" w:cs="Times New Roman"/>
                <w:sz w:val="20"/>
                <w:szCs w:val="20"/>
                <w:lang w:val="pt-BR" w:eastAsia="pt-BR"/>
              </w:rPr>
            </w:pPr>
          </w:p>
        </w:tc>
        <w:tc>
          <w:tcPr>
            <w:tcW w:w="220" w:type="dxa"/>
            <w:tcBorders>
              <w:top w:val="nil"/>
              <w:left w:val="nil"/>
              <w:bottom w:val="nil"/>
              <w:right w:val="nil"/>
            </w:tcBorders>
            <w:shd w:val="clear" w:color="auto" w:fill="auto"/>
            <w:noWrap/>
            <w:vAlign w:val="bottom"/>
            <w:hideMark/>
          </w:tcPr>
          <w:p w14:paraId="5FF9BBD1" w14:textId="77777777" w:rsidR="00280100" w:rsidRPr="002F2E7E" w:rsidRDefault="00280100" w:rsidP="00280100">
            <w:pPr>
              <w:spacing w:after="0" w:line="240" w:lineRule="auto"/>
              <w:rPr>
                <w:rFonts w:ascii="Times New Roman" w:eastAsia="Times New Roman" w:hAnsi="Times New Roman" w:cs="Times New Roman"/>
                <w:sz w:val="20"/>
                <w:szCs w:val="20"/>
                <w:lang w:val="pt-BR" w:eastAsia="pt-BR"/>
              </w:rPr>
            </w:pPr>
          </w:p>
        </w:tc>
        <w:tc>
          <w:tcPr>
            <w:tcW w:w="620" w:type="dxa"/>
            <w:tcBorders>
              <w:top w:val="single" w:sz="4" w:space="0" w:color="auto"/>
              <w:left w:val="single" w:sz="4" w:space="0" w:color="auto"/>
              <w:bottom w:val="single" w:sz="4" w:space="0" w:color="auto"/>
              <w:right w:val="nil"/>
            </w:tcBorders>
            <w:shd w:val="clear" w:color="auto" w:fill="auto"/>
            <w:noWrap/>
            <w:vAlign w:val="bottom"/>
            <w:hideMark/>
          </w:tcPr>
          <w:p w14:paraId="0AA724A9" w14:textId="77777777" w:rsidR="00280100" w:rsidRPr="002F2E7E" w:rsidRDefault="00280100" w:rsidP="00280100">
            <w:pPr>
              <w:spacing w:after="0" w:line="240" w:lineRule="auto"/>
              <w:rPr>
                <w:rFonts w:eastAsia="Times New Roman"/>
                <w:color w:val="000000"/>
                <w:lang w:val="pt-BR" w:eastAsia="pt-BR"/>
              </w:rPr>
            </w:pPr>
            <w:r w:rsidRPr="002F2E7E">
              <w:rPr>
                <w:rFonts w:eastAsia="Times New Roman"/>
                <w:color w:val="000000"/>
                <w:lang w:val="pt-BR" w:eastAsia="pt-BR"/>
              </w:rPr>
              <w:t>Total</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493611CE" w14:textId="01C842A9" w:rsidR="00634DD4" w:rsidRPr="002F2E7E" w:rsidRDefault="00280100" w:rsidP="00634DD4">
            <w:pPr>
              <w:spacing w:after="0" w:line="240" w:lineRule="auto"/>
              <w:jc w:val="center"/>
              <w:rPr>
                <w:rFonts w:eastAsia="Times New Roman"/>
                <w:color w:val="000000"/>
                <w:lang w:val="pt-BR" w:eastAsia="pt-BR"/>
              </w:rPr>
            </w:pPr>
            <w:r w:rsidRPr="002F2E7E">
              <w:rPr>
                <w:rFonts w:eastAsia="Times New Roman"/>
                <w:color w:val="000000"/>
                <w:lang w:val="pt-BR" w:eastAsia="pt-BR"/>
              </w:rPr>
              <w:t>5</w:t>
            </w:r>
            <w:r w:rsidR="00634DD4" w:rsidRPr="002F2E7E">
              <w:rPr>
                <w:rFonts w:eastAsia="Times New Roman"/>
                <w:color w:val="000000"/>
                <w:lang w:val="pt-BR" w:eastAsia="pt-BR"/>
              </w:rPr>
              <w:t>8</w:t>
            </w:r>
          </w:p>
        </w:tc>
      </w:tr>
    </w:tbl>
    <w:p w14:paraId="4F761FB5" w14:textId="77777777" w:rsidR="00DF7A54" w:rsidRPr="002F2E7E" w:rsidRDefault="00DF7A54" w:rsidP="00DF7A54">
      <w:pPr>
        <w:jc w:val="both"/>
        <w:rPr>
          <w:rFonts w:ascii="Avenir LT Std 45 Book" w:eastAsia="Arial" w:hAnsi="Avenir LT Std 45 Book" w:cstheme="majorHAnsi"/>
          <w:color w:val="000000" w:themeColor="text1"/>
          <w:sz w:val="20"/>
          <w:szCs w:val="20"/>
        </w:rPr>
      </w:pPr>
    </w:p>
    <w:sectPr w:rsidR="00DF7A54" w:rsidRPr="002F2E7E" w:rsidSect="00CC2CC5">
      <w:pgSz w:w="16838" w:h="11906" w:orient="landscape"/>
      <w:pgMar w:top="1701" w:right="1418" w:bottom="1276" w:left="1418" w:header="708"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53A9A" w14:textId="77777777" w:rsidR="00304A69" w:rsidRDefault="00304A69" w:rsidP="00314273">
      <w:pPr>
        <w:spacing w:after="0" w:line="240" w:lineRule="auto"/>
      </w:pPr>
      <w:r>
        <w:separator/>
      </w:r>
    </w:p>
  </w:endnote>
  <w:endnote w:type="continuationSeparator" w:id="0">
    <w:p w14:paraId="415D39A0" w14:textId="77777777" w:rsidR="00304A69" w:rsidRDefault="00304A69" w:rsidP="00314273">
      <w:pPr>
        <w:spacing w:after="0" w:line="240" w:lineRule="auto"/>
      </w:pPr>
      <w:r>
        <w:continuationSeparator/>
      </w:r>
    </w:p>
  </w:endnote>
  <w:endnote w:type="continuationNotice" w:id="1">
    <w:p w14:paraId="19C3ED92" w14:textId="77777777" w:rsidR="00304A69" w:rsidRDefault="00304A6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venir LT Std 45 Book">
    <w:altName w:val="Calibri"/>
    <w:panose1 w:val="020B0502020203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Caudex">
    <w:altName w:val="Times New Roman"/>
    <w:panose1 w:val="02040502050505030304"/>
    <w:charset w:val="00"/>
    <w:family w:val="roman"/>
    <w:pitch w:val="variable"/>
    <w:sig w:usb0="E40000FF" w:usb1="5000A0FB" w:usb2="00008000" w:usb3="00000000" w:csb0="8000009B" w:csb1="00000000"/>
  </w:font>
  <w:font w:name="Arial">
    <w:panose1 w:val="020B0604020202020204"/>
    <w:charset w:val="00"/>
    <w:family w:val="swiss"/>
    <w:pitch w:val="variable"/>
    <w:sig w:usb0="E0002EFF" w:usb1="C000785B" w:usb2="00000009" w:usb3="00000000" w:csb0="000001FF" w:csb1="00000000"/>
  </w:font>
  <w:font w:name="Avenir Book">
    <w:altName w:val="Calibri"/>
    <w:panose1 w:val="00000000000000000000"/>
    <w:charset w:val="00"/>
    <w:family w:val="roman"/>
    <w:notTrueType/>
    <w:pitch w:val="default"/>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1F2EC" w14:textId="77777777" w:rsidR="00304A69" w:rsidRDefault="00304A69" w:rsidP="00314273">
      <w:pPr>
        <w:spacing w:after="0" w:line="240" w:lineRule="auto"/>
      </w:pPr>
      <w:r>
        <w:separator/>
      </w:r>
    </w:p>
  </w:footnote>
  <w:footnote w:type="continuationSeparator" w:id="0">
    <w:p w14:paraId="067759C1" w14:textId="77777777" w:rsidR="00304A69" w:rsidRDefault="00304A69" w:rsidP="00314273">
      <w:pPr>
        <w:spacing w:after="0" w:line="240" w:lineRule="auto"/>
      </w:pPr>
      <w:r>
        <w:continuationSeparator/>
      </w:r>
    </w:p>
  </w:footnote>
  <w:footnote w:type="continuationNotice" w:id="1">
    <w:p w14:paraId="40EF57E1" w14:textId="77777777" w:rsidR="00304A69" w:rsidRDefault="00304A69">
      <w:pPr>
        <w:spacing w:after="0" w:line="240" w:lineRule="auto"/>
      </w:pPr>
    </w:p>
  </w:footnote>
  <w:footnote w:id="2">
    <w:p w14:paraId="27E3D0DC" w14:textId="77777777" w:rsidR="00CB3263" w:rsidRPr="00ED6A9D" w:rsidRDefault="00CB3263" w:rsidP="00CB3263">
      <w:pPr>
        <w:pStyle w:val="Textodenotaderodap"/>
      </w:pPr>
      <w:ins w:id="12" w:author="Lorena de Carvalho Lourenço" w:date="2023-11-21T12:10:00Z">
        <w:r>
          <w:rPr>
            <w:rStyle w:val="Refdenotaderodap"/>
          </w:rPr>
          <w:footnoteRef/>
        </w:r>
        <w:r w:rsidRPr="001A3ADB">
          <w:rPr>
            <w:lang w:val="pt-BR"/>
          </w:rPr>
          <w:t xml:space="preserve"> Eriksson, C. E., </w:t>
        </w:r>
        <w:proofErr w:type="spellStart"/>
        <w:r w:rsidRPr="001A3ADB">
          <w:rPr>
            <w:lang w:val="pt-BR"/>
          </w:rPr>
          <w:t>Kantek</w:t>
        </w:r>
        <w:proofErr w:type="spellEnd"/>
        <w:r w:rsidRPr="001A3ADB">
          <w:rPr>
            <w:lang w:val="pt-BR"/>
          </w:rPr>
          <w:t xml:space="preserve">, D. L., Miyazaki, S. S., Morato, R. G., dos Santos‐Filho, M., </w:t>
        </w:r>
        <w:proofErr w:type="spellStart"/>
        <w:r w:rsidRPr="001A3ADB">
          <w:rPr>
            <w:lang w:val="pt-BR"/>
          </w:rPr>
          <w:t>Ruprecht</w:t>
        </w:r>
        <w:proofErr w:type="spellEnd"/>
        <w:r w:rsidRPr="001A3ADB">
          <w:rPr>
            <w:lang w:val="pt-BR"/>
          </w:rPr>
          <w:t xml:space="preserve">, J. S., ... </w:t>
        </w:r>
        <w:r w:rsidRPr="00ED6A9D">
          <w:t>&amp; Levi, T. (2022). Extensive aquatic subsidies lead to territorial breakdown and high density of an apex predator.</w:t>
        </w:r>
      </w:ins>
    </w:p>
  </w:footnote>
  <w:footnote w:id="3">
    <w:p w14:paraId="755A9045" w14:textId="77777777" w:rsidR="00C800F7" w:rsidRPr="00F12320" w:rsidRDefault="00C800F7" w:rsidP="00C800F7">
      <w:pPr>
        <w:pStyle w:val="Textodenotaderodap"/>
      </w:pPr>
      <w:r>
        <w:rPr>
          <w:rStyle w:val="Refdenotaderodap"/>
        </w:rPr>
        <w:footnoteRef/>
      </w:r>
      <w:r>
        <w:t xml:space="preserve"> </w:t>
      </w:r>
      <w:r w:rsidRPr="00F12320">
        <w:t>WWF. (2020). WWF Jaguar Strategy 2020-2030.</w:t>
      </w:r>
      <w:r>
        <w:t xml:space="preserve"> Available at: </w:t>
      </w:r>
      <w:r w:rsidRPr="00F1471B">
        <w:t>https://wwflac.awsassets.panda.org/downloads/estrategia_jaguar_2020_2030_wwf.pdf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7215B" w14:textId="1702D5C8" w:rsidR="00314273" w:rsidRDefault="003433BB" w:rsidP="00627630">
    <w:pPr>
      <w:pStyle w:val="Cabealho"/>
      <w:tabs>
        <w:tab w:val="clear" w:pos="4252"/>
        <w:tab w:val="clear" w:pos="8504"/>
        <w:tab w:val="left" w:pos="8115"/>
      </w:tabs>
    </w:pPr>
    <w:r>
      <w:rPr>
        <w:noProof/>
      </w:rPr>
      <w:drawing>
        <wp:anchor distT="0" distB="0" distL="114300" distR="114300" simplePos="0" relativeHeight="251658240" behindDoc="1" locked="0" layoutInCell="1" allowOverlap="1" wp14:anchorId="0AF92667" wp14:editId="00BB3093">
          <wp:simplePos x="0" y="0"/>
          <wp:positionH relativeFrom="column">
            <wp:posOffset>3891915</wp:posOffset>
          </wp:positionH>
          <wp:positionV relativeFrom="paragraph">
            <wp:posOffset>-516255</wp:posOffset>
          </wp:positionV>
          <wp:extent cx="1228725" cy="12287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1" behindDoc="1" locked="0" layoutInCell="1" allowOverlap="1" wp14:anchorId="15BF74CA" wp14:editId="56CE3D5C">
          <wp:simplePos x="0" y="0"/>
          <wp:positionH relativeFrom="column">
            <wp:posOffset>-670560</wp:posOffset>
          </wp:positionH>
          <wp:positionV relativeFrom="paragraph">
            <wp:posOffset>-316230</wp:posOffset>
          </wp:positionV>
          <wp:extent cx="1733550" cy="976447"/>
          <wp:effectExtent l="0" t="0" r="0" b="0"/>
          <wp:wrapNone/>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41992" cy="981202"/>
                  </a:xfrm>
                  <a:prstGeom prst="rect">
                    <a:avLst/>
                  </a:prstGeom>
                  <a:noFill/>
                  <a:ln>
                    <a:noFill/>
                  </a:ln>
                </pic:spPr>
              </pic:pic>
            </a:graphicData>
          </a:graphic>
          <wp14:sizeRelH relativeFrom="page">
            <wp14:pctWidth>0</wp14:pctWidth>
          </wp14:sizeRelH>
          <wp14:sizeRelV relativeFrom="page">
            <wp14:pctHeight>0</wp14:pctHeight>
          </wp14:sizeRelV>
        </wp:anchor>
      </w:drawing>
    </w:r>
    <w:r w:rsidR="00627630">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D4018"/>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15:restartNumberingAfterBreak="0">
    <w:nsid w:val="02F92BB9"/>
    <w:multiLevelType w:val="hybridMultilevel"/>
    <w:tmpl w:val="CA78062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3A217B1"/>
    <w:multiLevelType w:val="multilevel"/>
    <w:tmpl w:val="2ABE28C8"/>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7154FFB"/>
    <w:multiLevelType w:val="hybridMultilevel"/>
    <w:tmpl w:val="FFFFFFFF"/>
    <w:lvl w:ilvl="0" w:tplc="0B1EEC32">
      <w:start w:val="1"/>
      <w:numFmt w:val="decimal"/>
      <w:lvlText w:val="%1."/>
      <w:lvlJc w:val="left"/>
      <w:pPr>
        <w:ind w:left="720" w:hanging="360"/>
      </w:pPr>
    </w:lvl>
    <w:lvl w:ilvl="1" w:tplc="EC40DED6">
      <w:start w:val="1"/>
      <w:numFmt w:val="lowerLetter"/>
      <w:lvlText w:val="%2."/>
      <w:lvlJc w:val="left"/>
      <w:pPr>
        <w:ind w:left="1440" w:hanging="360"/>
      </w:pPr>
    </w:lvl>
    <w:lvl w:ilvl="2" w:tplc="6BFE6D12">
      <w:start w:val="1"/>
      <w:numFmt w:val="lowerRoman"/>
      <w:lvlText w:val="%3."/>
      <w:lvlJc w:val="right"/>
      <w:pPr>
        <w:ind w:left="2160" w:hanging="180"/>
      </w:pPr>
    </w:lvl>
    <w:lvl w:ilvl="3" w:tplc="C324F314">
      <w:start w:val="1"/>
      <w:numFmt w:val="decimal"/>
      <w:lvlText w:val="%4."/>
      <w:lvlJc w:val="left"/>
      <w:pPr>
        <w:ind w:left="2880" w:hanging="360"/>
      </w:pPr>
    </w:lvl>
    <w:lvl w:ilvl="4" w:tplc="F69A14B4">
      <w:start w:val="1"/>
      <w:numFmt w:val="lowerLetter"/>
      <w:lvlText w:val="%5."/>
      <w:lvlJc w:val="left"/>
      <w:pPr>
        <w:ind w:left="3600" w:hanging="360"/>
      </w:pPr>
    </w:lvl>
    <w:lvl w:ilvl="5" w:tplc="A31E30F6">
      <w:start w:val="1"/>
      <w:numFmt w:val="lowerRoman"/>
      <w:lvlText w:val="%6."/>
      <w:lvlJc w:val="right"/>
      <w:pPr>
        <w:ind w:left="4320" w:hanging="180"/>
      </w:pPr>
    </w:lvl>
    <w:lvl w:ilvl="6" w:tplc="A1B2BB9A">
      <w:start w:val="1"/>
      <w:numFmt w:val="decimal"/>
      <w:lvlText w:val="%7."/>
      <w:lvlJc w:val="left"/>
      <w:pPr>
        <w:ind w:left="5040" w:hanging="360"/>
      </w:pPr>
    </w:lvl>
    <w:lvl w:ilvl="7" w:tplc="A60E0D3E">
      <w:start w:val="1"/>
      <w:numFmt w:val="lowerLetter"/>
      <w:lvlText w:val="%8."/>
      <w:lvlJc w:val="left"/>
      <w:pPr>
        <w:ind w:left="5760" w:hanging="360"/>
      </w:pPr>
    </w:lvl>
    <w:lvl w:ilvl="8" w:tplc="756A083C">
      <w:start w:val="1"/>
      <w:numFmt w:val="lowerRoman"/>
      <w:lvlText w:val="%9."/>
      <w:lvlJc w:val="right"/>
      <w:pPr>
        <w:ind w:left="6480" w:hanging="180"/>
      </w:pPr>
    </w:lvl>
  </w:abstractNum>
  <w:abstractNum w:abstractNumId="4" w15:restartNumberingAfterBreak="0">
    <w:nsid w:val="090C481E"/>
    <w:multiLevelType w:val="hybridMultilevel"/>
    <w:tmpl w:val="98B8655C"/>
    <w:lvl w:ilvl="0" w:tplc="04160017">
      <w:start w:val="1"/>
      <w:numFmt w:val="lowerLetter"/>
      <w:lvlText w:val="%1)"/>
      <w:lvlJc w:val="left"/>
      <w:pPr>
        <w:ind w:left="720" w:hanging="360"/>
      </w:pPr>
      <w:rPr>
        <w:rFonts w:hint="default"/>
      </w:rPr>
    </w:lvl>
    <w:lvl w:ilvl="1" w:tplc="E078ED18">
      <w:start w:val="1"/>
      <w:numFmt w:val="decimal"/>
      <w:lvlText w:val="%2."/>
      <w:lvlJc w:val="lef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986082A"/>
    <w:multiLevelType w:val="hybridMultilevel"/>
    <w:tmpl w:val="49B05092"/>
    <w:lvl w:ilvl="0" w:tplc="FD5E82D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C472BE7"/>
    <w:multiLevelType w:val="multilevel"/>
    <w:tmpl w:val="2566437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EDA7F5E"/>
    <w:multiLevelType w:val="hybridMultilevel"/>
    <w:tmpl w:val="637E45DC"/>
    <w:lvl w:ilvl="0" w:tplc="2786C98A">
      <w:start w:val="1"/>
      <w:numFmt w:val="bullet"/>
      <w:lvlText w:val="-"/>
      <w:lvlJc w:val="left"/>
      <w:pPr>
        <w:ind w:left="720" w:hanging="360"/>
      </w:pPr>
      <w:rPr>
        <w:rFonts w:ascii="Avenir LT Std 45 Book" w:eastAsia="Times New Roman" w:hAnsi="Avenir LT Std 45 Book"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1E544DE"/>
    <w:multiLevelType w:val="hybridMultilevel"/>
    <w:tmpl w:val="85F818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173A90"/>
    <w:multiLevelType w:val="hybridMultilevel"/>
    <w:tmpl w:val="F1D2A7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C32751"/>
    <w:multiLevelType w:val="hybridMultilevel"/>
    <w:tmpl w:val="2F2C0DDE"/>
    <w:lvl w:ilvl="0" w:tplc="0409001B">
      <w:start w:val="1"/>
      <w:numFmt w:val="lowerRoman"/>
      <w:lvlText w:val="%1."/>
      <w:lvlJc w:val="righ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11" w15:restartNumberingAfterBreak="0">
    <w:nsid w:val="1AB00C7B"/>
    <w:multiLevelType w:val="multilevel"/>
    <w:tmpl w:val="FFFFFFFF"/>
    <w:lvl w:ilvl="0">
      <w:start w:val="1"/>
      <w:numFmt w:val="decimal"/>
      <w:lvlText w:val="%1."/>
      <w:lvlJc w:val="left"/>
      <w:pPr>
        <w:ind w:left="1080" w:hanging="360"/>
      </w:pPr>
    </w:lvl>
    <w:lvl w:ilvl="1">
      <w:start w:val="1"/>
      <w:numFmt w:val="decimal"/>
      <w:lvlText w:val="%1.%2."/>
      <w:lvlJc w:val="left"/>
      <w:pPr>
        <w:ind w:left="1800" w:hanging="360"/>
      </w:pPr>
    </w:lvl>
    <w:lvl w:ilvl="2">
      <w:start w:val="1"/>
      <w:numFmt w:val="decimal"/>
      <w:lvlText w:val="%1.%2.%3."/>
      <w:lvlJc w:val="left"/>
      <w:pPr>
        <w:ind w:left="2520" w:hanging="18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18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180"/>
      </w:pPr>
    </w:lvl>
  </w:abstractNum>
  <w:abstractNum w:abstractNumId="12" w15:restartNumberingAfterBreak="0">
    <w:nsid w:val="1BBE0103"/>
    <w:multiLevelType w:val="hybridMultilevel"/>
    <w:tmpl w:val="AF54B18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1D7DB8"/>
    <w:multiLevelType w:val="hybridMultilevel"/>
    <w:tmpl w:val="517465B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B87071"/>
    <w:multiLevelType w:val="hybridMultilevel"/>
    <w:tmpl w:val="FDECFE78"/>
    <w:lvl w:ilvl="0" w:tplc="2D547B9E">
      <w:start w:val="1"/>
      <w:numFmt w:val="bullet"/>
      <w:lvlText w:val="-"/>
      <w:lvlJc w:val="left"/>
      <w:pPr>
        <w:ind w:left="720" w:hanging="360"/>
      </w:pPr>
      <w:rPr>
        <w:rFonts w:ascii="Avenir LT Std 45 Book" w:eastAsia="Times New Roman" w:hAnsi="Avenir LT Std 45 Book"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B912630"/>
    <w:multiLevelType w:val="hybridMultilevel"/>
    <w:tmpl w:val="A1EA191E"/>
    <w:lvl w:ilvl="0" w:tplc="CA967A7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BAD4F76"/>
    <w:multiLevelType w:val="hybridMultilevel"/>
    <w:tmpl w:val="FFFFFFFF"/>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17" w15:restartNumberingAfterBreak="0">
    <w:nsid w:val="332B43AC"/>
    <w:multiLevelType w:val="hybridMultilevel"/>
    <w:tmpl w:val="25F6930E"/>
    <w:lvl w:ilvl="0" w:tplc="188E67F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6D71DA5"/>
    <w:multiLevelType w:val="hybridMultilevel"/>
    <w:tmpl w:val="195886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72B1E97"/>
    <w:multiLevelType w:val="hybridMultilevel"/>
    <w:tmpl w:val="F53467C6"/>
    <w:lvl w:ilvl="0" w:tplc="5AE8E118">
      <w:start w:val="1"/>
      <w:numFmt w:val="lowerRoman"/>
      <w:lvlText w:val="%1)"/>
      <w:lvlJc w:val="left"/>
      <w:pPr>
        <w:ind w:left="1470" w:hanging="720"/>
      </w:pPr>
      <w:rPr>
        <w:rFonts w:hint="default"/>
      </w:rPr>
    </w:lvl>
    <w:lvl w:ilvl="1" w:tplc="04160019" w:tentative="1">
      <w:start w:val="1"/>
      <w:numFmt w:val="lowerLetter"/>
      <w:lvlText w:val="%2."/>
      <w:lvlJc w:val="left"/>
      <w:pPr>
        <w:ind w:left="1830" w:hanging="360"/>
      </w:pPr>
    </w:lvl>
    <w:lvl w:ilvl="2" w:tplc="0416001B" w:tentative="1">
      <w:start w:val="1"/>
      <w:numFmt w:val="lowerRoman"/>
      <w:lvlText w:val="%3."/>
      <w:lvlJc w:val="right"/>
      <w:pPr>
        <w:ind w:left="2550" w:hanging="180"/>
      </w:pPr>
    </w:lvl>
    <w:lvl w:ilvl="3" w:tplc="0416000F" w:tentative="1">
      <w:start w:val="1"/>
      <w:numFmt w:val="decimal"/>
      <w:lvlText w:val="%4."/>
      <w:lvlJc w:val="left"/>
      <w:pPr>
        <w:ind w:left="3270" w:hanging="360"/>
      </w:pPr>
    </w:lvl>
    <w:lvl w:ilvl="4" w:tplc="04160019" w:tentative="1">
      <w:start w:val="1"/>
      <w:numFmt w:val="lowerLetter"/>
      <w:lvlText w:val="%5."/>
      <w:lvlJc w:val="left"/>
      <w:pPr>
        <w:ind w:left="3990" w:hanging="360"/>
      </w:pPr>
    </w:lvl>
    <w:lvl w:ilvl="5" w:tplc="0416001B" w:tentative="1">
      <w:start w:val="1"/>
      <w:numFmt w:val="lowerRoman"/>
      <w:lvlText w:val="%6."/>
      <w:lvlJc w:val="right"/>
      <w:pPr>
        <w:ind w:left="4710" w:hanging="180"/>
      </w:pPr>
    </w:lvl>
    <w:lvl w:ilvl="6" w:tplc="0416000F" w:tentative="1">
      <w:start w:val="1"/>
      <w:numFmt w:val="decimal"/>
      <w:lvlText w:val="%7."/>
      <w:lvlJc w:val="left"/>
      <w:pPr>
        <w:ind w:left="5430" w:hanging="360"/>
      </w:pPr>
    </w:lvl>
    <w:lvl w:ilvl="7" w:tplc="04160019" w:tentative="1">
      <w:start w:val="1"/>
      <w:numFmt w:val="lowerLetter"/>
      <w:lvlText w:val="%8."/>
      <w:lvlJc w:val="left"/>
      <w:pPr>
        <w:ind w:left="6150" w:hanging="360"/>
      </w:pPr>
    </w:lvl>
    <w:lvl w:ilvl="8" w:tplc="0416001B" w:tentative="1">
      <w:start w:val="1"/>
      <w:numFmt w:val="lowerRoman"/>
      <w:lvlText w:val="%9."/>
      <w:lvlJc w:val="right"/>
      <w:pPr>
        <w:ind w:left="6870" w:hanging="180"/>
      </w:pPr>
    </w:lvl>
  </w:abstractNum>
  <w:abstractNum w:abstractNumId="20" w15:restartNumberingAfterBreak="0">
    <w:nsid w:val="373C2D90"/>
    <w:multiLevelType w:val="hybridMultilevel"/>
    <w:tmpl w:val="26CE04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9105A99"/>
    <w:multiLevelType w:val="hybridMultilevel"/>
    <w:tmpl w:val="FFFFFFFF"/>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22" w15:restartNumberingAfterBreak="0">
    <w:nsid w:val="3CAD68A1"/>
    <w:multiLevelType w:val="hybridMultilevel"/>
    <w:tmpl w:val="6ABC26D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A34511"/>
    <w:multiLevelType w:val="hybridMultilevel"/>
    <w:tmpl w:val="2F2C0DDE"/>
    <w:lvl w:ilvl="0" w:tplc="FFFFFFFF">
      <w:start w:val="1"/>
      <w:numFmt w:val="lowerRoman"/>
      <w:lvlText w:val="%1."/>
      <w:lvlJc w:val="righ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24" w15:restartNumberingAfterBreak="0">
    <w:nsid w:val="3F41519F"/>
    <w:multiLevelType w:val="hybridMultilevel"/>
    <w:tmpl w:val="FFFFFFFF"/>
    <w:lvl w:ilvl="0" w:tplc="158AA642">
      <w:start w:val="1"/>
      <w:numFmt w:val="lowerLetter"/>
      <w:lvlText w:val="%1."/>
      <w:lvlJc w:val="left"/>
      <w:pPr>
        <w:ind w:left="1080" w:hanging="360"/>
      </w:pPr>
    </w:lvl>
    <w:lvl w:ilvl="1" w:tplc="B906C518">
      <w:start w:val="1"/>
      <w:numFmt w:val="lowerLetter"/>
      <w:lvlText w:val="%2."/>
      <w:lvlJc w:val="left"/>
      <w:pPr>
        <w:ind w:left="1800" w:hanging="360"/>
      </w:pPr>
    </w:lvl>
    <w:lvl w:ilvl="2" w:tplc="B3D440E8">
      <w:start w:val="1"/>
      <w:numFmt w:val="lowerRoman"/>
      <w:lvlText w:val="%3."/>
      <w:lvlJc w:val="right"/>
      <w:pPr>
        <w:ind w:left="2520" w:hanging="180"/>
      </w:pPr>
    </w:lvl>
    <w:lvl w:ilvl="3" w:tplc="5CBACF9A">
      <w:start w:val="1"/>
      <w:numFmt w:val="decimal"/>
      <w:lvlText w:val="%4."/>
      <w:lvlJc w:val="left"/>
      <w:pPr>
        <w:ind w:left="3240" w:hanging="360"/>
      </w:pPr>
    </w:lvl>
    <w:lvl w:ilvl="4" w:tplc="CA7A1F28">
      <w:start w:val="1"/>
      <w:numFmt w:val="lowerLetter"/>
      <w:lvlText w:val="%5."/>
      <w:lvlJc w:val="left"/>
      <w:pPr>
        <w:ind w:left="3960" w:hanging="360"/>
      </w:pPr>
    </w:lvl>
    <w:lvl w:ilvl="5" w:tplc="89D0706C">
      <w:start w:val="1"/>
      <w:numFmt w:val="lowerRoman"/>
      <w:lvlText w:val="%6."/>
      <w:lvlJc w:val="right"/>
      <w:pPr>
        <w:ind w:left="4680" w:hanging="180"/>
      </w:pPr>
    </w:lvl>
    <w:lvl w:ilvl="6" w:tplc="4A1441EA">
      <w:start w:val="1"/>
      <w:numFmt w:val="decimal"/>
      <w:lvlText w:val="%7."/>
      <w:lvlJc w:val="left"/>
      <w:pPr>
        <w:ind w:left="5400" w:hanging="360"/>
      </w:pPr>
    </w:lvl>
    <w:lvl w:ilvl="7" w:tplc="FDE84432">
      <w:start w:val="1"/>
      <w:numFmt w:val="lowerLetter"/>
      <w:lvlText w:val="%8."/>
      <w:lvlJc w:val="left"/>
      <w:pPr>
        <w:ind w:left="6120" w:hanging="360"/>
      </w:pPr>
    </w:lvl>
    <w:lvl w:ilvl="8" w:tplc="A76EC916">
      <w:start w:val="1"/>
      <w:numFmt w:val="lowerRoman"/>
      <w:lvlText w:val="%9."/>
      <w:lvlJc w:val="right"/>
      <w:pPr>
        <w:ind w:left="6840" w:hanging="180"/>
      </w:pPr>
    </w:lvl>
  </w:abstractNum>
  <w:abstractNum w:abstractNumId="25" w15:restartNumberingAfterBreak="0">
    <w:nsid w:val="430F69AD"/>
    <w:multiLevelType w:val="hybridMultilevel"/>
    <w:tmpl w:val="A8C6296C"/>
    <w:lvl w:ilvl="0" w:tplc="6A86160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34C70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D533186"/>
    <w:multiLevelType w:val="hybridMultilevel"/>
    <w:tmpl w:val="4752A052"/>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52DD2B33"/>
    <w:multiLevelType w:val="hybridMultilevel"/>
    <w:tmpl w:val="FFFFFFFF"/>
    <w:lvl w:ilvl="0" w:tplc="1CC6555A">
      <w:start w:val="1"/>
      <w:numFmt w:val="lowerLetter"/>
      <w:lvlText w:val="%1."/>
      <w:lvlJc w:val="left"/>
      <w:pPr>
        <w:ind w:left="1440" w:hanging="360"/>
      </w:pPr>
    </w:lvl>
    <w:lvl w:ilvl="1" w:tplc="B4885C90">
      <w:start w:val="1"/>
      <w:numFmt w:val="lowerLetter"/>
      <w:lvlText w:val="%2."/>
      <w:lvlJc w:val="left"/>
      <w:pPr>
        <w:ind w:left="2160" w:hanging="360"/>
      </w:pPr>
    </w:lvl>
    <w:lvl w:ilvl="2" w:tplc="8D6ABA64">
      <w:start w:val="1"/>
      <w:numFmt w:val="lowerRoman"/>
      <w:lvlText w:val="%3."/>
      <w:lvlJc w:val="right"/>
      <w:pPr>
        <w:ind w:left="2880" w:hanging="180"/>
      </w:pPr>
    </w:lvl>
    <w:lvl w:ilvl="3" w:tplc="0D12C296">
      <w:start w:val="1"/>
      <w:numFmt w:val="decimal"/>
      <w:lvlText w:val="%4."/>
      <w:lvlJc w:val="left"/>
      <w:pPr>
        <w:ind w:left="3600" w:hanging="360"/>
      </w:pPr>
    </w:lvl>
    <w:lvl w:ilvl="4" w:tplc="AC68B4D8">
      <w:start w:val="1"/>
      <w:numFmt w:val="lowerLetter"/>
      <w:lvlText w:val="%5."/>
      <w:lvlJc w:val="left"/>
      <w:pPr>
        <w:ind w:left="4320" w:hanging="360"/>
      </w:pPr>
    </w:lvl>
    <w:lvl w:ilvl="5" w:tplc="3D80BC0E">
      <w:start w:val="1"/>
      <w:numFmt w:val="lowerRoman"/>
      <w:lvlText w:val="%6."/>
      <w:lvlJc w:val="right"/>
      <w:pPr>
        <w:ind w:left="5040" w:hanging="180"/>
      </w:pPr>
    </w:lvl>
    <w:lvl w:ilvl="6" w:tplc="D3A86FBA">
      <w:start w:val="1"/>
      <w:numFmt w:val="decimal"/>
      <w:lvlText w:val="%7."/>
      <w:lvlJc w:val="left"/>
      <w:pPr>
        <w:ind w:left="5760" w:hanging="360"/>
      </w:pPr>
    </w:lvl>
    <w:lvl w:ilvl="7" w:tplc="C55CEB66">
      <w:start w:val="1"/>
      <w:numFmt w:val="lowerLetter"/>
      <w:lvlText w:val="%8."/>
      <w:lvlJc w:val="left"/>
      <w:pPr>
        <w:ind w:left="6480" w:hanging="360"/>
      </w:pPr>
    </w:lvl>
    <w:lvl w:ilvl="8" w:tplc="5016BA2A">
      <w:start w:val="1"/>
      <w:numFmt w:val="lowerRoman"/>
      <w:lvlText w:val="%9."/>
      <w:lvlJc w:val="right"/>
      <w:pPr>
        <w:ind w:left="7200" w:hanging="180"/>
      </w:pPr>
    </w:lvl>
  </w:abstractNum>
  <w:abstractNum w:abstractNumId="29" w15:restartNumberingAfterBreak="0">
    <w:nsid w:val="52ED2547"/>
    <w:multiLevelType w:val="multilevel"/>
    <w:tmpl w:val="FFFFFFFF"/>
    <w:lvl w:ilvl="0">
      <w:start w:val="1"/>
      <w:numFmt w:val="decimal"/>
      <w:lvlText w:val="%1."/>
      <w:lvlJc w:val="left"/>
      <w:pPr>
        <w:ind w:left="1440" w:hanging="360"/>
      </w:pPr>
    </w:lvl>
    <w:lvl w:ilvl="1">
      <w:start w:val="1"/>
      <w:numFmt w:val="decimal"/>
      <w:lvlText w:val="%1.%2."/>
      <w:lvlJc w:val="left"/>
      <w:pPr>
        <w:ind w:left="2160" w:hanging="360"/>
      </w:pPr>
    </w:lvl>
    <w:lvl w:ilvl="2">
      <w:start w:val="1"/>
      <w:numFmt w:val="decimal"/>
      <w:lvlText w:val="%1.%2.%3."/>
      <w:lvlJc w:val="left"/>
      <w:pPr>
        <w:ind w:left="2880" w:hanging="180"/>
      </w:pPr>
    </w:lvl>
    <w:lvl w:ilvl="3">
      <w:start w:val="1"/>
      <w:numFmt w:val="decimal"/>
      <w:lvlText w:val="%1.%2.%3.%4."/>
      <w:lvlJc w:val="left"/>
      <w:pPr>
        <w:ind w:left="3600" w:hanging="360"/>
      </w:pPr>
    </w:lvl>
    <w:lvl w:ilvl="4">
      <w:start w:val="1"/>
      <w:numFmt w:val="decimal"/>
      <w:lvlText w:val="%1.%2.%3.%4.%5."/>
      <w:lvlJc w:val="left"/>
      <w:pPr>
        <w:ind w:left="4320" w:hanging="360"/>
      </w:pPr>
    </w:lvl>
    <w:lvl w:ilvl="5">
      <w:start w:val="1"/>
      <w:numFmt w:val="decimal"/>
      <w:lvlText w:val="%1.%2.%3.%4.%5.%6."/>
      <w:lvlJc w:val="left"/>
      <w:pPr>
        <w:ind w:left="5040" w:hanging="180"/>
      </w:pPr>
    </w:lvl>
    <w:lvl w:ilvl="6">
      <w:start w:val="1"/>
      <w:numFmt w:val="decimal"/>
      <w:lvlText w:val="%1.%2.%3.%4.%5.%6.%7."/>
      <w:lvlJc w:val="left"/>
      <w:pPr>
        <w:ind w:left="5760" w:hanging="360"/>
      </w:pPr>
    </w:lvl>
    <w:lvl w:ilvl="7">
      <w:start w:val="1"/>
      <w:numFmt w:val="decimal"/>
      <w:lvlText w:val="%1.%2.%3.%4.%5.%6.%7.%8."/>
      <w:lvlJc w:val="left"/>
      <w:pPr>
        <w:ind w:left="6480" w:hanging="360"/>
      </w:pPr>
    </w:lvl>
    <w:lvl w:ilvl="8">
      <w:start w:val="1"/>
      <w:numFmt w:val="decimal"/>
      <w:lvlText w:val="%1.%2.%3.%4.%5.%6.%7.%8.%9."/>
      <w:lvlJc w:val="left"/>
      <w:pPr>
        <w:ind w:left="7200" w:hanging="180"/>
      </w:pPr>
    </w:lvl>
  </w:abstractNum>
  <w:abstractNum w:abstractNumId="30" w15:restartNumberingAfterBreak="0">
    <w:nsid w:val="5417318C"/>
    <w:multiLevelType w:val="hybridMultilevel"/>
    <w:tmpl w:val="46BE43E2"/>
    <w:lvl w:ilvl="0" w:tplc="15B2A44A">
      <w:start w:val="1"/>
      <w:numFmt w:val="lowerLetter"/>
      <w:lvlText w:val="%1)"/>
      <w:lvlJc w:val="left"/>
      <w:pPr>
        <w:ind w:left="750" w:hanging="360"/>
      </w:pPr>
      <w:rPr>
        <w:rFonts w:hint="default"/>
      </w:rPr>
    </w:lvl>
    <w:lvl w:ilvl="1" w:tplc="04160019" w:tentative="1">
      <w:start w:val="1"/>
      <w:numFmt w:val="lowerLetter"/>
      <w:lvlText w:val="%2."/>
      <w:lvlJc w:val="left"/>
      <w:pPr>
        <w:ind w:left="1470" w:hanging="360"/>
      </w:pPr>
    </w:lvl>
    <w:lvl w:ilvl="2" w:tplc="0416001B" w:tentative="1">
      <w:start w:val="1"/>
      <w:numFmt w:val="lowerRoman"/>
      <w:lvlText w:val="%3."/>
      <w:lvlJc w:val="right"/>
      <w:pPr>
        <w:ind w:left="2190" w:hanging="180"/>
      </w:pPr>
    </w:lvl>
    <w:lvl w:ilvl="3" w:tplc="0416000F" w:tentative="1">
      <w:start w:val="1"/>
      <w:numFmt w:val="decimal"/>
      <w:lvlText w:val="%4."/>
      <w:lvlJc w:val="left"/>
      <w:pPr>
        <w:ind w:left="2910" w:hanging="360"/>
      </w:pPr>
    </w:lvl>
    <w:lvl w:ilvl="4" w:tplc="04160019" w:tentative="1">
      <w:start w:val="1"/>
      <w:numFmt w:val="lowerLetter"/>
      <w:lvlText w:val="%5."/>
      <w:lvlJc w:val="left"/>
      <w:pPr>
        <w:ind w:left="3630" w:hanging="360"/>
      </w:pPr>
    </w:lvl>
    <w:lvl w:ilvl="5" w:tplc="0416001B" w:tentative="1">
      <w:start w:val="1"/>
      <w:numFmt w:val="lowerRoman"/>
      <w:lvlText w:val="%6."/>
      <w:lvlJc w:val="right"/>
      <w:pPr>
        <w:ind w:left="4350" w:hanging="180"/>
      </w:pPr>
    </w:lvl>
    <w:lvl w:ilvl="6" w:tplc="0416000F" w:tentative="1">
      <w:start w:val="1"/>
      <w:numFmt w:val="decimal"/>
      <w:lvlText w:val="%7."/>
      <w:lvlJc w:val="left"/>
      <w:pPr>
        <w:ind w:left="5070" w:hanging="360"/>
      </w:pPr>
    </w:lvl>
    <w:lvl w:ilvl="7" w:tplc="04160019" w:tentative="1">
      <w:start w:val="1"/>
      <w:numFmt w:val="lowerLetter"/>
      <w:lvlText w:val="%8."/>
      <w:lvlJc w:val="left"/>
      <w:pPr>
        <w:ind w:left="5790" w:hanging="360"/>
      </w:pPr>
    </w:lvl>
    <w:lvl w:ilvl="8" w:tplc="0416001B" w:tentative="1">
      <w:start w:val="1"/>
      <w:numFmt w:val="lowerRoman"/>
      <w:lvlText w:val="%9."/>
      <w:lvlJc w:val="right"/>
      <w:pPr>
        <w:ind w:left="6510" w:hanging="180"/>
      </w:pPr>
    </w:lvl>
  </w:abstractNum>
  <w:abstractNum w:abstractNumId="31" w15:restartNumberingAfterBreak="0">
    <w:nsid w:val="57302665"/>
    <w:multiLevelType w:val="hybridMultilevel"/>
    <w:tmpl w:val="4FE68974"/>
    <w:lvl w:ilvl="0" w:tplc="AA5CFF86">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587257A3"/>
    <w:multiLevelType w:val="hybridMultilevel"/>
    <w:tmpl w:val="DEC4A75C"/>
    <w:lvl w:ilvl="0" w:tplc="E2600AD4">
      <w:start w:val="1"/>
      <w:numFmt w:val="lowerLetter"/>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3" w15:restartNumberingAfterBreak="0">
    <w:nsid w:val="598045A8"/>
    <w:multiLevelType w:val="multilevel"/>
    <w:tmpl w:val="ECF4E638"/>
    <w:lvl w:ilvl="0">
      <w:start w:val="1"/>
      <w:numFmt w:val="decimal"/>
      <w:lvlText w:val="%1."/>
      <w:lvlJc w:val="left"/>
      <w:pPr>
        <w:tabs>
          <w:tab w:val="num" w:pos="720"/>
        </w:tabs>
        <w:ind w:left="720" w:hanging="720"/>
      </w:pPr>
      <w:rPr>
        <w:b/>
        <w:bCs/>
      </w:rPr>
    </w:lvl>
    <w:lvl w:ilvl="1">
      <w:start w:val="1"/>
      <w:numFmt w:val="lowerLetter"/>
      <w:lvlText w:val="%2)"/>
      <w:lvlJc w:val="left"/>
      <w:pPr>
        <w:ind w:left="1080" w:hanging="360"/>
      </w:pPr>
      <w:rPr>
        <w:b/>
        <w:bCs/>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5DAE3459"/>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638418E"/>
    <w:multiLevelType w:val="hybridMultilevel"/>
    <w:tmpl w:val="C8A26A36"/>
    <w:lvl w:ilvl="0" w:tplc="CEEE36D4">
      <w:start w:val="1"/>
      <w:numFmt w:val="bullet"/>
      <w:lvlText w:val="-"/>
      <w:lvlJc w:val="left"/>
      <w:pPr>
        <w:ind w:left="720" w:hanging="360"/>
      </w:pPr>
      <w:rPr>
        <w:rFonts w:ascii="Avenir LT Std 45 Book" w:eastAsia="Times New Roman" w:hAnsi="Avenir LT Std 45 Book"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69576A3D"/>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7" w15:restartNumberingAfterBreak="0">
    <w:nsid w:val="6E5334B4"/>
    <w:multiLevelType w:val="multilevel"/>
    <w:tmpl w:val="49F4A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3502168"/>
    <w:multiLevelType w:val="hybridMultilevel"/>
    <w:tmpl w:val="FB408A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0C38B5"/>
    <w:multiLevelType w:val="hybridMultilevel"/>
    <w:tmpl w:val="FFFFFFFF"/>
    <w:lvl w:ilvl="0" w:tplc="4CF238DC">
      <w:start w:val="1"/>
      <w:numFmt w:val="decimal"/>
      <w:lvlText w:val="%1."/>
      <w:lvlJc w:val="left"/>
      <w:pPr>
        <w:ind w:left="720" w:hanging="360"/>
      </w:pPr>
    </w:lvl>
    <w:lvl w:ilvl="1" w:tplc="CE54FC88">
      <w:start w:val="1"/>
      <w:numFmt w:val="lowerLetter"/>
      <w:lvlText w:val="%2."/>
      <w:lvlJc w:val="left"/>
      <w:pPr>
        <w:ind w:left="1440" w:hanging="360"/>
      </w:pPr>
    </w:lvl>
    <w:lvl w:ilvl="2" w:tplc="AA062998">
      <w:start w:val="1"/>
      <w:numFmt w:val="lowerRoman"/>
      <w:lvlText w:val="%3."/>
      <w:lvlJc w:val="right"/>
      <w:pPr>
        <w:ind w:left="2160" w:hanging="180"/>
      </w:pPr>
    </w:lvl>
    <w:lvl w:ilvl="3" w:tplc="1A72D11A">
      <w:start w:val="1"/>
      <w:numFmt w:val="decimal"/>
      <w:lvlText w:val="%4."/>
      <w:lvlJc w:val="left"/>
      <w:pPr>
        <w:ind w:left="2880" w:hanging="360"/>
      </w:pPr>
    </w:lvl>
    <w:lvl w:ilvl="4" w:tplc="8E8E4F5E">
      <w:start w:val="1"/>
      <w:numFmt w:val="lowerLetter"/>
      <w:lvlText w:val="%5."/>
      <w:lvlJc w:val="left"/>
      <w:pPr>
        <w:ind w:left="3600" w:hanging="360"/>
      </w:pPr>
    </w:lvl>
    <w:lvl w:ilvl="5" w:tplc="574A21D6">
      <w:start w:val="1"/>
      <w:numFmt w:val="lowerRoman"/>
      <w:lvlText w:val="%6."/>
      <w:lvlJc w:val="right"/>
      <w:pPr>
        <w:ind w:left="4320" w:hanging="180"/>
      </w:pPr>
    </w:lvl>
    <w:lvl w:ilvl="6" w:tplc="7A2C79AC">
      <w:start w:val="1"/>
      <w:numFmt w:val="decimal"/>
      <w:lvlText w:val="%7."/>
      <w:lvlJc w:val="left"/>
      <w:pPr>
        <w:ind w:left="5040" w:hanging="360"/>
      </w:pPr>
    </w:lvl>
    <w:lvl w:ilvl="7" w:tplc="57803F6C">
      <w:start w:val="1"/>
      <w:numFmt w:val="lowerLetter"/>
      <w:lvlText w:val="%8."/>
      <w:lvlJc w:val="left"/>
      <w:pPr>
        <w:ind w:left="5760" w:hanging="360"/>
      </w:pPr>
    </w:lvl>
    <w:lvl w:ilvl="8" w:tplc="7D84B498">
      <w:start w:val="1"/>
      <w:numFmt w:val="lowerRoman"/>
      <w:lvlText w:val="%9."/>
      <w:lvlJc w:val="right"/>
      <w:pPr>
        <w:ind w:left="6480" w:hanging="180"/>
      </w:pPr>
    </w:lvl>
  </w:abstractNum>
  <w:abstractNum w:abstractNumId="40" w15:restartNumberingAfterBreak="0">
    <w:nsid w:val="79295E85"/>
    <w:multiLevelType w:val="hybridMultilevel"/>
    <w:tmpl w:val="548A8C1E"/>
    <w:lvl w:ilvl="0" w:tplc="679093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A653CEA"/>
    <w:multiLevelType w:val="hybridMultilevel"/>
    <w:tmpl w:val="7032A62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7FBC14DF"/>
    <w:multiLevelType w:val="hybridMultilevel"/>
    <w:tmpl w:val="4D760636"/>
    <w:lvl w:ilvl="0" w:tplc="6AA22C06">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16cid:durableId="931821338">
    <w:abstractNumId w:val="28"/>
  </w:num>
  <w:num w:numId="2" w16cid:durableId="207686671">
    <w:abstractNumId w:val="24"/>
  </w:num>
  <w:num w:numId="3" w16cid:durableId="280574736">
    <w:abstractNumId w:val="3"/>
  </w:num>
  <w:num w:numId="4" w16cid:durableId="929659825">
    <w:abstractNumId w:val="11"/>
  </w:num>
  <w:num w:numId="5" w16cid:durableId="938638592">
    <w:abstractNumId w:val="0"/>
  </w:num>
  <w:num w:numId="6" w16cid:durableId="916355009">
    <w:abstractNumId w:val="34"/>
  </w:num>
  <w:num w:numId="7" w16cid:durableId="752432113">
    <w:abstractNumId w:val="36"/>
  </w:num>
  <w:num w:numId="8" w16cid:durableId="479810783">
    <w:abstractNumId w:val="39"/>
  </w:num>
  <w:num w:numId="9" w16cid:durableId="559902254">
    <w:abstractNumId w:val="29"/>
  </w:num>
  <w:num w:numId="10" w16cid:durableId="273709821">
    <w:abstractNumId w:val="37"/>
  </w:num>
  <w:num w:numId="11" w16cid:durableId="1751004390">
    <w:abstractNumId w:val="31"/>
  </w:num>
  <w:num w:numId="12" w16cid:durableId="274366082">
    <w:abstractNumId w:val="41"/>
  </w:num>
  <w:num w:numId="13" w16cid:durableId="2006400991">
    <w:abstractNumId w:val="2"/>
  </w:num>
  <w:num w:numId="14" w16cid:durableId="2141223117">
    <w:abstractNumId w:val="4"/>
  </w:num>
  <w:num w:numId="15" w16cid:durableId="1337030153">
    <w:abstractNumId w:val="6"/>
  </w:num>
  <w:num w:numId="16" w16cid:durableId="810831846">
    <w:abstractNumId w:val="42"/>
  </w:num>
  <w:num w:numId="17" w16cid:durableId="1301303698">
    <w:abstractNumId w:val="32"/>
  </w:num>
  <w:num w:numId="18" w16cid:durableId="1314599219">
    <w:abstractNumId w:val="1"/>
  </w:num>
  <w:num w:numId="19" w16cid:durableId="702174173">
    <w:abstractNumId w:val="30"/>
  </w:num>
  <w:num w:numId="20" w16cid:durableId="711347230">
    <w:abstractNumId w:val="19"/>
  </w:num>
  <w:num w:numId="21" w16cid:durableId="831680020">
    <w:abstractNumId w:val="9"/>
  </w:num>
  <w:num w:numId="22" w16cid:durableId="1908807571">
    <w:abstractNumId w:val="22"/>
  </w:num>
  <w:num w:numId="23" w16cid:durableId="1129009812">
    <w:abstractNumId w:val="13"/>
  </w:num>
  <w:num w:numId="24" w16cid:durableId="998534713">
    <w:abstractNumId w:val="26"/>
  </w:num>
  <w:num w:numId="25" w16cid:durableId="2102334452">
    <w:abstractNumId w:val="27"/>
  </w:num>
  <w:num w:numId="26" w16cid:durableId="2051682854">
    <w:abstractNumId w:val="40"/>
  </w:num>
  <w:num w:numId="27" w16cid:durableId="805049317">
    <w:abstractNumId w:val="38"/>
  </w:num>
  <w:num w:numId="28" w16cid:durableId="299190467">
    <w:abstractNumId w:val="25"/>
  </w:num>
  <w:num w:numId="29" w16cid:durableId="365642773">
    <w:abstractNumId w:val="10"/>
  </w:num>
  <w:num w:numId="30" w16cid:durableId="1938370725">
    <w:abstractNumId w:val="16"/>
  </w:num>
  <w:num w:numId="31" w16cid:durableId="937367372">
    <w:abstractNumId w:val="21"/>
  </w:num>
  <w:num w:numId="32" w16cid:durableId="1950813843">
    <w:abstractNumId w:val="12"/>
  </w:num>
  <w:num w:numId="33" w16cid:durableId="1702365139">
    <w:abstractNumId w:val="23"/>
  </w:num>
  <w:num w:numId="34" w16cid:durableId="1866555280">
    <w:abstractNumId w:val="5"/>
  </w:num>
  <w:num w:numId="35" w16cid:durableId="1119377668">
    <w:abstractNumId w:val="8"/>
  </w:num>
  <w:num w:numId="36" w16cid:durableId="227959733">
    <w:abstractNumId w:val="15"/>
  </w:num>
  <w:num w:numId="37" w16cid:durableId="500855970">
    <w:abstractNumId w:val="18"/>
  </w:num>
  <w:num w:numId="38" w16cid:durableId="1330331760">
    <w:abstractNumId w:val="20"/>
  </w:num>
  <w:num w:numId="39" w16cid:durableId="830758534">
    <w:abstractNumId w:val="17"/>
  </w:num>
  <w:num w:numId="40" w16cid:durableId="1428385046">
    <w:abstractNumId w:val="33"/>
  </w:num>
  <w:num w:numId="41" w16cid:durableId="1202787237">
    <w:abstractNumId w:val="7"/>
  </w:num>
  <w:num w:numId="42" w16cid:durableId="1664427835">
    <w:abstractNumId w:val="14"/>
  </w:num>
  <w:num w:numId="43" w16cid:durableId="964119459">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orena de Carvalho Lourenço">
    <w15:presenceInfo w15:providerId="AD" w15:userId="S::lorena@erabrazil.com::a5c1f855-4d47-44e4-bae5-262678d31d80"/>
  </w15:person>
  <w15:person w15:author="Olivia Marques">
    <w15:presenceInfo w15:providerId="AD" w15:userId="S::olivia@erabrazil.com::fdb52dbd-636d-4127-af70-94bb7d8a0b04"/>
  </w15:person>
  <w15:person w15:author="Laura Rydlewski">
    <w15:presenceInfo w15:providerId="AD" w15:userId="S::laura@erabrazil.com::c95ae94a-6f80-47e1-942c-9f68815087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113"/>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5A77"/>
    <w:rsid w:val="00001769"/>
    <w:rsid w:val="000020CD"/>
    <w:rsid w:val="000031AB"/>
    <w:rsid w:val="000077EF"/>
    <w:rsid w:val="0001410F"/>
    <w:rsid w:val="000147A0"/>
    <w:rsid w:val="00017977"/>
    <w:rsid w:val="00021F25"/>
    <w:rsid w:val="00022719"/>
    <w:rsid w:val="000239C1"/>
    <w:rsid w:val="00024197"/>
    <w:rsid w:val="000248AB"/>
    <w:rsid w:val="000261D2"/>
    <w:rsid w:val="00027144"/>
    <w:rsid w:val="000331BF"/>
    <w:rsid w:val="00035D50"/>
    <w:rsid w:val="000366EF"/>
    <w:rsid w:val="00036B6B"/>
    <w:rsid w:val="00036D63"/>
    <w:rsid w:val="0003716B"/>
    <w:rsid w:val="000440EE"/>
    <w:rsid w:val="00045466"/>
    <w:rsid w:val="0005613F"/>
    <w:rsid w:val="000564B9"/>
    <w:rsid w:val="00056517"/>
    <w:rsid w:val="00056760"/>
    <w:rsid w:val="000572F4"/>
    <w:rsid w:val="00067C2C"/>
    <w:rsid w:val="00074573"/>
    <w:rsid w:val="00075096"/>
    <w:rsid w:val="000751C5"/>
    <w:rsid w:val="00075FD5"/>
    <w:rsid w:val="000762BA"/>
    <w:rsid w:val="00077B1D"/>
    <w:rsid w:val="000812E6"/>
    <w:rsid w:val="00081F00"/>
    <w:rsid w:val="000825A0"/>
    <w:rsid w:val="000832FD"/>
    <w:rsid w:val="00086146"/>
    <w:rsid w:val="00086BB2"/>
    <w:rsid w:val="000874DB"/>
    <w:rsid w:val="00087842"/>
    <w:rsid w:val="00091F55"/>
    <w:rsid w:val="000963CF"/>
    <w:rsid w:val="000A5A27"/>
    <w:rsid w:val="000A6408"/>
    <w:rsid w:val="000B2080"/>
    <w:rsid w:val="000B51E9"/>
    <w:rsid w:val="000B5A77"/>
    <w:rsid w:val="000B7FD0"/>
    <w:rsid w:val="000C12FE"/>
    <w:rsid w:val="000C1D21"/>
    <w:rsid w:val="000C32DA"/>
    <w:rsid w:val="000C44F4"/>
    <w:rsid w:val="000C492D"/>
    <w:rsid w:val="000C5938"/>
    <w:rsid w:val="000C5C3E"/>
    <w:rsid w:val="000C6CEE"/>
    <w:rsid w:val="000D21D2"/>
    <w:rsid w:val="000D298B"/>
    <w:rsid w:val="000D3D46"/>
    <w:rsid w:val="000D4DA3"/>
    <w:rsid w:val="000D58C3"/>
    <w:rsid w:val="000D7429"/>
    <w:rsid w:val="000D7895"/>
    <w:rsid w:val="000E05C5"/>
    <w:rsid w:val="000E2AC8"/>
    <w:rsid w:val="000E4E9B"/>
    <w:rsid w:val="000E61FA"/>
    <w:rsid w:val="000F178D"/>
    <w:rsid w:val="000F1EE2"/>
    <w:rsid w:val="000F5156"/>
    <w:rsid w:val="000F669C"/>
    <w:rsid w:val="0010033A"/>
    <w:rsid w:val="00100A32"/>
    <w:rsid w:val="00101EBB"/>
    <w:rsid w:val="001061E9"/>
    <w:rsid w:val="00107218"/>
    <w:rsid w:val="00110B6D"/>
    <w:rsid w:val="00111A50"/>
    <w:rsid w:val="00112A18"/>
    <w:rsid w:val="00112E77"/>
    <w:rsid w:val="00116C31"/>
    <w:rsid w:val="001172D4"/>
    <w:rsid w:val="00117C2F"/>
    <w:rsid w:val="00121814"/>
    <w:rsid w:val="00121B8C"/>
    <w:rsid w:val="00125B4C"/>
    <w:rsid w:val="00134336"/>
    <w:rsid w:val="00134B46"/>
    <w:rsid w:val="0014024A"/>
    <w:rsid w:val="0014669D"/>
    <w:rsid w:val="00147E17"/>
    <w:rsid w:val="00151514"/>
    <w:rsid w:val="00152E9A"/>
    <w:rsid w:val="0015321B"/>
    <w:rsid w:val="00154D4B"/>
    <w:rsid w:val="00154DAD"/>
    <w:rsid w:val="00157F32"/>
    <w:rsid w:val="001632C0"/>
    <w:rsid w:val="0016542E"/>
    <w:rsid w:val="00167E40"/>
    <w:rsid w:val="00170E5E"/>
    <w:rsid w:val="00174932"/>
    <w:rsid w:val="0018086A"/>
    <w:rsid w:val="00180F49"/>
    <w:rsid w:val="00181F05"/>
    <w:rsid w:val="001855E4"/>
    <w:rsid w:val="00186212"/>
    <w:rsid w:val="00187BF5"/>
    <w:rsid w:val="00190CE9"/>
    <w:rsid w:val="00195F9D"/>
    <w:rsid w:val="001A1D72"/>
    <w:rsid w:val="001A2B4B"/>
    <w:rsid w:val="001A3ADB"/>
    <w:rsid w:val="001A40B7"/>
    <w:rsid w:val="001A45BA"/>
    <w:rsid w:val="001A4BEB"/>
    <w:rsid w:val="001A6D03"/>
    <w:rsid w:val="001B01B5"/>
    <w:rsid w:val="001B4301"/>
    <w:rsid w:val="001B5B92"/>
    <w:rsid w:val="001B640A"/>
    <w:rsid w:val="001B6426"/>
    <w:rsid w:val="001B6BF9"/>
    <w:rsid w:val="001C21C6"/>
    <w:rsid w:val="001C433D"/>
    <w:rsid w:val="001C5C66"/>
    <w:rsid w:val="001C716A"/>
    <w:rsid w:val="001C7683"/>
    <w:rsid w:val="001D0737"/>
    <w:rsid w:val="001D21F6"/>
    <w:rsid w:val="001D42D9"/>
    <w:rsid w:val="001E12E4"/>
    <w:rsid w:val="001E3251"/>
    <w:rsid w:val="001E3FEB"/>
    <w:rsid w:val="001E4D8F"/>
    <w:rsid w:val="001F5A7D"/>
    <w:rsid w:val="001F684E"/>
    <w:rsid w:val="001F719D"/>
    <w:rsid w:val="001F76AB"/>
    <w:rsid w:val="0020042C"/>
    <w:rsid w:val="0020071D"/>
    <w:rsid w:val="002009A2"/>
    <w:rsid w:val="002027C6"/>
    <w:rsid w:val="00205182"/>
    <w:rsid w:val="00206E5E"/>
    <w:rsid w:val="00211154"/>
    <w:rsid w:val="00212854"/>
    <w:rsid w:val="00212E6E"/>
    <w:rsid w:val="00214E24"/>
    <w:rsid w:val="00222DCB"/>
    <w:rsid w:val="0022382E"/>
    <w:rsid w:val="00224792"/>
    <w:rsid w:val="00224F35"/>
    <w:rsid w:val="0022699A"/>
    <w:rsid w:val="002274CD"/>
    <w:rsid w:val="0023171A"/>
    <w:rsid w:val="00232F68"/>
    <w:rsid w:val="00237640"/>
    <w:rsid w:val="00242B60"/>
    <w:rsid w:val="00243A90"/>
    <w:rsid w:val="00244014"/>
    <w:rsid w:val="00244CE4"/>
    <w:rsid w:val="00245A9B"/>
    <w:rsid w:val="00250C00"/>
    <w:rsid w:val="002520D0"/>
    <w:rsid w:val="00254C28"/>
    <w:rsid w:val="00256C2B"/>
    <w:rsid w:val="002605E6"/>
    <w:rsid w:val="00261196"/>
    <w:rsid w:val="0026141F"/>
    <w:rsid w:val="0026522C"/>
    <w:rsid w:val="00266971"/>
    <w:rsid w:val="00270186"/>
    <w:rsid w:val="00270AEE"/>
    <w:rsid w:val="00274F49"/>
    <w:rsid w:val="00277E23"/>
    <w:rsid w:val="00280100"/>
    <w:rsid w:val="00280138"/>
    <w:rsid w:val="002824E3"/>
    <w:rsid w:val="002847AA"/>
    <w:rsid w:val="002848E5"/>
    <w:rsid w:val="00286531"/>
    <w:rsid w:val="0028742F"/>
    <w:rsid w:val="002901CE"/>
    <w:rsid w:val="0029074F"/>
    <w:rsid w:val="00293914"/>
    <w:rsid w:val="00295F01"/>
    <w:rsid w:val="00296AF2"/>
    <w:rsid w:val="002976AF"/>
    <w:rsid w:val="002A02CC"/>
    <w:rsid w:val="002A114E"/>
    <w:rsid w:val="002A2262"/>
    <w:rsid w:val="002A3103"/>
    <w:rsid w:val="002A58F3"/>
    <w:rsid w:val="002B1D6D"/>
    <w:rsid w:val="002B3D21"/>
    <w:rsid w:val="002B3E24"/>
    <w:rsid w:val="002B4255"/>
    <w:rsid w:val="002B51AE"/>
    <w:rsid w:val="002B582A"/>
    <w:rsid w:val="002C1552"/>
    <w:rsid w:val="002C18E8"/>
    <w:rsid w:val="002C35E9"/>
    <w:rsid w:val="002C4135"/>
    <w:rsid w:val="002C42AF"/>
    <w:rsid w:val="002C49A3"/>
    <w:rsid w:val="002D0735"/>
    <w:rsid w:val="002D419B"/>
    <w:rsid w:val="002D58C5"/>
    <w:rsid w:val="002D64F7"/>
    <w:rsid w:val="002D6C3F"/>
    <w:rsid w:val="002E3391"/>
    <w:rsid w:val="002E40EC"/>
    <w:rsid w:val="002E42B0"/>
    <w:rsid w:val="002E604A"/>
    <w:rsid w:val="002F06DF"/>
    <w:rsid w:val="002F2E7E"/>
    <w:rsid w:val="002F3F3D"/>
    <w:rsid w:val="002F43EF"/>
    <w:rsid w:val="00303D21"/>
    <w:rsid w:val="00304098"/>
    <w:rsid w:val="00304A69"/>
    <w:rsid w:val="003050CA"/>
    <w:rsid w:val="00312FAF"/>
    <w:rsid w:val="00313047"/>
    <w:rsid w:val="00314147"/>
    <w:rsid w:val="00314273"/>
    <w:rsid w:val="00315A3F"/>
    <w:rsid w:val="00315AE8"/>
    <w:rsid w:val="00321E80"/>
    <w:rsid w:val="00322A16"/>
    <w:rsid w:val="00323FDE"/>
    <w:rsid w:val="0032436B"/>
    <w:rsid w:val="00324396"/>
    <w:rsid w:val="00326A50"/>
    <w:rsid w:val="00327667"/>
    <w:rsid w:val="00327793"/>
    <w:rsid w:val="00330A8F"/>
    <w:rsid w:val="00334204"/>
    <w:rsid w:val="00334AB0"/>
    <w:rsid w:val="00337A3B"/>
    <w:rsid w:val="0034183F"/>
    <w:rsid w:val="00341C6B"/>
    <w:rsid w:val="0034217E"/>
    <w:rsid w:val="003433BB"/>
    <w:rsid w:val="00343C1D"/>
    <w:rsid w:val="00344C5E"/>
    <w:rsid w:val="00344D16"/>
    <w:rsid w:val="00345EA6"/>
    <w:rsid w:val="00346987"/>
    <w:rsid w:val="00346D2C"/>
    <w:rsid w:val="00351097"/>
    <w:rsid w:val="00351127"/>
    <w:rsid w:val="0035524E"/>
    <w:rsid w:val="00356E27"/>
    <w:rsid w:val="00364364"/>
    <w:rsid w:val="00370FAB"/>
    <w:rsid w:val="00375E69"/>
    <w:rsid w:val="00375FE2"/>
    <w:rsid w:val="003774FF"/>
    <w:rsid w:val="0038297B"/>
    <w:rsid w:val="00382D53"/>
    <w:rsid w:val="00394F0E"/>
    <w:rsid w:val="00395A38"/>
    <w:rsid w:val="003969BC"/>
    <w:rsid w:val="00396D18"/>
    <w:rsid w:val="003A0465"/>
    <w:rsid w:val="003A1036"/>
    <w:rsid w:val="003A2464"/>
    <w:rsid w:val="003A27D7"/>
    <w:rsid w:val="003A38FB"/>
    <w:rsid w:val="003A3901"/>
    <w:rsid w:val="003A3FE2"/>
    <w:rsid w:val="003A5EC3"/>
    <w:rsid w:val="003A7D41"/>
    <w:rsid w:val="003B0E61"/>
    <w:rsid w:val="003B48FA"/>
    <w:rsid w:val="003B76EA"/>
    <w:rsid w:val="003C0507"/>
    <w:rsid w:val="003C06D2"/>
    <w:rsid w:val="003C31FA"/>
    <w:rsid w:val="003C672A"/>
    <w:rsid w:val="003C6E2C"/>
    <w:rsid w:val="003C7C65"/>
    <w:rsid w:val="003D0380"/>
    <w:rsid w:val="003D21E2"/>
    <w:rsid w:val="003D3933"/>
    <w:rsid w:val="003D4206"/>
    <w:rsid w:val="003D48DF"/>
    <w:rsid w:val="003D5907"/>
    <w:rsid w:val="003D655C"/>
    <w:rsid w:val="003D75B2"/>
    <w:rsid w:val="003D7B51"/>
    <w:rsid w:val="003E121C"/>
    <w:rsid w:val="003E371D"/>
    <w:rsid w:val="003E3C7C"/>
    <w:rsid w:val="003E49A3"/>
    <w:rsid w:val="003E70BB"/>
    <w:rsid w:val="003F160D"/>
    <w:rsid w:val="003F18B9"/>
    <w:rsid w:val="003F2DBF"/>
    <w:rsid w:val="003F456E"/>
    <w:rsid w:val="0040105E"/>
    <w:rsid w:val="004018BC"/>
    <w:rsid w:val="004035B6"/>
    <w:rsid w:val="00405FF3"/>
    <w:rsid w:val="00406701"/>
    <w:rsid w:val="004101A0"/>
    <w:rsid w:val="00413A7B"/>
    <w:rsid w:val="00413EBC"/>
    <w:rsid w:val="00414217"/>
    <w:rsid w:val="00416113"/>
    <w:rsid w:val="00422590"/>
    <w:rsid w:val="0043018B"/>
    <w:rsid w:val="0043045E"/>
    <w:rsid w:val="004347DE"/>
    <w:rsid w:val="00435705"/>
    <w:rsid w:val="0043711D"/>
    <w:rsid w:val="004441F4"/>
    <w:rsid w:val="00447CB7"/>
    <w:rsid w:val="004527A6"/>
    <w:rsid w:val="00453790"/>
    <w:rsid w:val="00453BD7"/>
    <w:rsid w:val="00453DEE"/>
    <w:rsid w:val="0045418B"/>
    <w:rsid w:val="004561F8"/>
    <w:rsid w:val="004564F0"/>
    <w:rsid w:val="00457DA2"/>
    <w:rsid w:val="00460E09"/>
    <w:rsid w:val="00461053"/>
    <w:rsid w:val="004622B6"/>
    <w:rsid w:val="00462ECB"/>
    <w:rsid w:val="00463667"/>
    <w:rsid w:val="004660BB"/>
    <w:rsid w:val="004668EA"/>
    <w:rsid w:val="0047252E"/>
    <w:rsid w:val="004748A7"/>
    <w:rsid w:val="004774C9"/>
    <w:rsid w:val="004805D1"/>
    <w:rsid w:val="00480B36"/>
    <w:rsid w:val="00480C8F"/>
    <w:rsid w:val="0048122F"/>
    <w:rsid w:val="00481C72"/>
    <w:rsid w:val="00482963"/>
    <w:rsid w:val="00483018"/>
    <w:rsid w:val="0048318A"/>
    <w:rsid w:val="00484F4F"/>
    <w:rsid w:val="004861A7"/>
    <w:rsid w:val="00487F3C"/>
    <w:rsid w:val="00492DD1"/>
    <w:rsid w:val="00493238"/>
    <w:rsid w:val="004A1102"/>
    <w:rsid w:val="004A2431"/>
    <w:rsid w:val="004A4454"/>
    <w:rsid w:val="004A572A"/>
    <w:rsid w:val="004A610A"/>
    <w:rsid w:val="004A6204"/>
    <w:rsid w:val="004A6ABA"/>
    <w:rsid w:val="004A791C"/>
    <w:rsid w:val="004B0AF1"/>
    <w:rsid w:val="004B24A6"/>
    <w:rsid w:val="004B3349"/>
    <w:rsid w:val="004B612A"/>
    <w:rsid w:val="004B7964"/>
    <w:rsid w:val="004C3962"/>
    <w:rsid w:val="004C514C"/>
    <w:rsid w:val="004C562B"/>
    <w:rsid w:val="004C5F56"/>
    <w:rsid w:val="004D2462"/>
    <w:rsid w:val="004E1BDB"/>
    <w:rsid w:val="004E1C64"/>
    <w:rsid w:val="004E3B4C"/>
    <w:rsid w:val="004E562A"/>
    <w:rsid w:val="004F4C67"/>
    <w:rsid w:val="004F651B"/>
    <w:rsid w:val="004F6B3D"/>
    <w:rsid w:val="004F6C1C"/>
    <w:rsid w:val="004F776B"/>
    <w:rsid w:val="004F79D6"/>
    <w:rsid w:val="004F7CCE"/>
    <w:rsid w:val="00502A9A"/>
    <w:rsid w:val="00505D33"/>
    <w:rsid w:val="00506F77"/>
    <w:rsid w:val="00510E49"/>
    <w:rsid w:val="00515751"/>
    <w:rsid w:val="0051732D"/>
    <w:rsid w:val="00520911"/>
    <w:rsid w:val="00521406"/>
    <w:rsid w:val="005224C1"/>
    <w:rsid w:val="0052516C"/>
    <w:rsid w:val="00526A37"/>
    <w:rsid w:val="00526AD7"/>
    <w:rsid w:val="005271D4"/>
    <w:rsid w:val="005277A6"/>
    <w:rsid w:val="00536BFF"/>
    <w:rsid w:val="00540376"/>
    <w:rsid w:val="00541D4D"/>
    <w:rsid w:val="00543551"/>
    <w:rsid w:val="00553437"/>
    <w:rsid w:val="0055364B"/>
    <w:rsid w:val="00555F32"/>
    <w:rsid w:val="005623D7"/>
    <w:rsid w:val="005630BD"/>
    <w:rsid w:val="005671B1"/>
    <w:rsid w:val="0057166A"/>
    <w:rsid w:val="005718B1"/>
    <w:rsid w:val="0057266E"/>
    <w:rsid w:val="0057285A"/>
    <w:rsid w:val="00573014"/>
    <w:rsid w:val="00575980"/>
    <w:rsid w:val="00576E5F"/>
    <w:rsid w:val="00577F68"/>
    <w:rsid w:val="005801AA"/>
    <w:rsid w:val="00580B17"/>
    <w:rsid w:val="00580BFE"/>
    <w:rsid w:val="005812C3"/>
    <w:rsid w:val="00581D20"/>
    <w:rsid w:val="00582655"/>
    <w:rsid w:val="00586686"/>
    <w:rsid w:val="005912F6"/>
    <w:rsid w:val="00592225"/>
    <w:rsid w:val="005A0CAB"/>
    <w:rsid w:val="005A25C5"/>
    <w:rsid w:val="005A2C69"/>
    <w:rsid w:val="005A3B72"/>
    <w:rsid w:val="005A40E8"/>
    <w:rsid w:val="005A596E"/>
    <w:rsid w:val="005B0B43"/>
    <w:rsid w:val="005B273C"/>
    <w:rsid w:val="005C031B"/>
    <w:rsid w:val="005C03AF"/>
    <w:rsid w:val="005C0479"/>
    <w:rsid w:val="005C313E"/>
    <w:rsid w:val="005C46D1"/>
    <w:rsid w:val="005C5270"/>
    <w:rsid w:val="005C63FA"/>
    <w:rsid w:val="005D1662"/>
    <w:rsid w:val="005D167E"/>
    <w:rsid w:val="005D18F8"/>
    <w:rsid w:val="005D6372"/>
    <w:rsid w:val="005D6D06"/>
    <w:rsid w:val="005E28F2"/>
    <w:rsid w:val="005E3F32"/>
    <w:rsid w:val="005E4B12"/>
    <w:rsid w:val="005F2E68"/>
    <w:rsid w:val="005F539C"/>
    <w:rsid w:val="005F5AD1"/>
    <w:rsid w:val="005F69D5"/>
    <w:rsid w:val="005F6AE3"/>
    <w:rsid w:val="00601A6C"/>
    <w:rsid w:val="00602D86"/>
    <w:rsid w:val="0060607D"/>
    <w:rsid w:val="00610351"/>
    <w:rsid w:val="006125E4"/>
    <w:rsid w:val="00612F52"/>
    <w:rsid w:val="00620356"/>
    <w:rsid w:val="006207BF"/>
    <w:rsid w:val="00622908"/>
    <w:rsid w:val="00625AAD"/>
    <w:rsid w:val="00626E94"/>
    <w:rsid w:val="00627312"/>
    <w:rsid w:val="00627630"/>
    <w:rsid w:val="00633C4A"/>
    <w:rsid w:val="00634DD4"/>
    <w:rsid w:val="00636535"/>
    <w:rsid w:val="00641DB2"/>
    <w:rsid w:val="006421BB"/>
    <w:rsid w:val="00644284"/>
    <w:rsid w:val="00646561"/>
    <w:rsid w:val="00651312"/>
    <w:rsid w:val="00655A91"/>
    <w:rsid w:val="00657106"/>
    <w:rsid w:val="00661D36"/>
    <w:rsid w:val="00665955"/>
    <w:rsid w:val="00666A4A"/>
    <w:rsid w:val="00671E40"/>
    <w:rsid w:val="00676A1E"/>
    <w:rsid w:val="0068137A"/>
    <w:rsid w:val="00683339"/>
    <w:rsid w:val="0068477B"/>
    <w:rsid w:val="00691896"/>
    <w:rsid w:val="006922CE"/>
    <w:rsid w:val="00694E35"/>
    <w:rsid w:val="0069550B"/>
    <w:rsid w:val="006969D3"/>
    <w:rsid w:val="006A34DD"/>
    <w:rsid w:val="006A386D"/>
    <w:rsid w:val="006B13CD"/>
    <w:rsid w:val="006B1967"/>
    <w:rsid w:val="006B3534"/>
    <w:rsid w:val="006B3ED3"/>
    <w:rsid w:val="006B7DC7"/>
    <w:rsid w:val="006B7F27"/>
    <w:rsid w:val="006C220B"/>
    <w:rsid w:val="006C3632"/>
    <w:rsid w:val="006C3F87"/>
    <w:rsid w:val="006C5D0D"/>
    <w:rsid w:val="006C7462"/>
    <w:rsid w:val="006D0142"/>
    <w:rsid w:val="006D1641"/>
    <w:rsid w:val="006D5D1E"/>
    <w:rsid w:val="006E099C"/>
    <w:rsid w:val="006E2544"/>
    <w:rsid w:val="006E55FC"/>
    <w:rsid w:val="006E5A6E"/>
    <w:rsid w:val="006E5ABB"/>
    <w:rsid w:val="006E638E"/>
    <w:rsid w:val="006E7625"/>
    <w:rsid w:val="00700B4A"/>
    <w:rsid w:val="0070485F"/>
    <w:rsid w:val="00706C71"/>
    <w:rsid w:val="007070D9"/>
    <w:rsid w:val="007111F5"/>
    <w:rsid w:val="00712042"/>
    <w:rsid w:val="00714655"/>
    <w:rsid w:val="00721958"/>
    <w:rsid w:val="007237A2"/>
    <w:rsid w:val="00724AB6"/>
    <w:rsid w:val="007361D6"/>
    <w:rsid w:val="00737DE1"/>
    <w:rsid w:val="0074114E"/>
    <w:rsid w:val="00742426"/>
    <w:rsid w:val="007425A7"/>
    <w:rsid w:val="007447EF"/>
    <w:rsid w:val="007451B9"/>
    <w:rsid w:val="0074679B"/>
    <w:rsid w:val="00752C9C"/>
    <w:rsid w:val="00754076"/>
    <w:rsid w:val="00763C05"/>
    <w:rsid w:val="00765D48"/>
    <w:rsid w:val="00767215"/>
    <w:rsid w:val="00767C95"/>
    <w:rsid w:val="00770D58"/>
    <w:rsid w:val="007755AD"/>
    <w:rsid w:val="007802AA"/>
    <w:rsid w:val="00781029"/>
    <w:rsid w:val="00782426"/>
    <w:rsid w:val="007837DD"/>
    <w:rsid w:val="00783C67"/>
    <w:rsid w:val="007871FE"/>
    <w:rsid w:val="00787582"/>
    <w:rsid w:val="0079155F"/>
    <w:rsid w:val="00794B41"/>
    <w:rsid w:val="00795748"/>
    <w:rsid w:val="00796345"/>
    <w:rsid w:val="00796CFC"/>
    <w:rsid w:val="007A0616"/>
    <w:rsid w:val="007A0681"/>
    <w:rsid w:val="007A3CEA"/>
    <w:rsid w:val="007A3ED3"/>
    <w:rsid w:val="007A7740"/>
    <w:rsid w:val="007B12A5"/>
    <w:rsid w:val="007B1392"/>
    <w:rsid w:val="007B1E06"/>
    <w:rsid w:val="007B45BB"/>
    <w:rsid w:val="007B777F"/>
    <w:rsid w:val="007C00B2"/>
    <w:rsid w:val="007C46E4"/>
    <w:rsid w:val="007C59B5"/>
    <w:rsid w:val="007C61D6"/>
    <w:rsid w:val="007C7CDC"/>
    <w:rsid w:val="007D290B"/>
    <w:rsid w:val="007D37C1"/>
    <w:rsid w:val="007D6A78"/>
    <w:rsid w:val="007E16E5"/>
    <w:rsid w:val="007E22D3"/>
    <w:rsid w:val="007E2ED7"/>
    <w:rsid w:val="007E3698"/>
    <w:rsid w:val="007E3CFD"/>
    <w:rsid w:val="007E3DC5"/>
    <w:rsid w:val="007E6F68"/>
    <w:rsid w:val="007E7214"/>
    <w:rsid w:val="007ECF13"/>
    <w:rsid w:val="007F1213"/>
    <w:rsid w:val="007F1ABA"/>
    <w:rsid w:val="007F5867"/>
    <w:rsid w:val="007F63B4"/>
    <w:rsid w:val="007F721C"/>
    <w:rsid w:val="007F7590"/>
    <w:rsid w:val="008013D3"/>
    <w:rsid w:val="00801965"/>
    <w:rsid w:val="00803122"/>
    <w:rsid w:val="00803D61"/>
    <w:rsid w:val="0080472A"/>
    <w:rsid w:val="0080489D"/>
    <w:rsid w:val="00810C8E"/>
    <w:rsid w:val="00812236"/>
    <w:rsid w:val="0081234E"/>
    <w:rsid w:val="00812DF1"/>
    <w:rsid w:val="00813082"/>
    <w:rsid w:val="00813344"/>
    <w:rsid w:val="008148A7"/>
    <w:rsid w:val="00816526"/>
    <w:rsid w:val="00817CF0"/>
    <w:rsid w:val="00821031"/>
    <w:rsid w:val="00821D80"/>
    <w:rsid w:val="00823911"/>
    <w:rsid w:val="0082567B"/>
    <w:rsid w:val="00825960"/>
    <w:rsid w:val="008309B6"/>
    <w:rsid w:val="00832168"/>
    <w:rsid w:val="008406E4"/>
    <w:rsid w:val="00842E9B"/>
    <w:rsid w:val="00847EFA"/>
    <w:rsid w:val="00851082"/>
    <w:rsid w:val="0085158D"/>
    <w:rsid w:val="00851A8A"/>
    <w:rsid w:val="00852952"/>
    <w:rsid w:val="00852C71"/>
    <w:rsid w:val="0085376E"/>
    <w:rsid w:val="00860573"/>
    <w:rsid w:val="00861500"/>
    <w:rsid w:val="00864D48"/>
    <w:rsid w:val="00865E12"/>
    <w:rsid w:val="00867B94"/>
    <w:rsid w:val="00867E8E"/>
    <w:rsid w:val="00867EB9"/>
    <w:rsid w:val="008717B2"/>
    <w:rsid w:val="00877C27"/>
    <w:rsid w:val="0088120A"/>
    <w:rsid w:val="00881CD0"/>
    <w:rsid w:val="00884707"/>
    <w:rsid w:val="0088482F"/>
    <w:rsid w:val="00884879"/>
    <w:rsid w:val="00885453"/>
    <w:rsid w:val="00885887"/>
    <w:rsid w:val="00890FE9"/>
    <w:rsid w:val="008A1DAB"/>
    <w:rsid w:val="008A373A"/>
    <w:rsid w:val="008A3F60"/>
    <w:rsid w:val="008B3301"/>
    <w:rsid w:val="008B621B"/>
    <w:rsid w:val="008B7E8D"/>
    <w:rsid w:val="008C169F"/>
    <w:rsid w:val="008C2508"/>
    <w:rsid w:val="008C51F3"/>
    <w:rsid w:val="008D0C1B"/>
    <w:rsid w:val="008D14CD"/>
    <w:rsid w:val="008D52D7"/>
    <w:rsid w:val="008D7683"/>
    <w:rsid w:val="008D78AC"/>
    <w:rsid w:val="008E6874"/>
    <w:rsid w:val="008F0ECC"/>
    <w:rsid w:val="008F155C"/>
    <w:rsid w:val="008F252D"/>
    <w:rsid w:val="008F7906"/>
    <w:rsid w:val="008F7B37"/>
    <w:rsid w:val="008F7EBC"/>
    <w:rsid w:val="0090044F"/>
    <w:rsid w:val="0090086B"/>
    <w:rsid w:val="00901114"/>
    <w:rsid w:val="0090247F"/>
    <w:rsid w:val="00902590"/>
    <w:rsid w:val="009036DF"/>
    <w:rsid w:val="00904F2A"/>
    <w:rsid w:val="00906859"/>
    <w:rsid w:val="00907306"/>
    <w:rsid w:val="0091101A"/>
    <w:rsid w:val="00913122"/>
    <w:rsid w:val="00913759"/>
    <w:rsid w:val="009138BA"/>
    <w:rsid w:val="00914D12"/>
    <w:rsid w:val="009179C0"/>
    <w:rsid w:val="00917CD8"/>
    <w:rsid w:val="009216FF"/>
    <w:rsid w:val="00922BBA"/>
    <w:rsid w:val="00923FBF"/>
    <w:rsid w:val="0092580E"/>
    <w:rsid w:val="0092717C"/>
    <w:rsid w:val="00931E5A"/>
    <w:rsid w:val="00933F3A"/>
    <w:rsid w:val="00934132"/>
    <w:rsid w:val="00934505"/>
    <w:rsid w:val="009377FA"/>
    <w:rsid w:val="00937DE1"/>
    <w:rsid w:val="009404B9"/>
    <w:rsid w:val="0094079D"/>
    <w:rsid w:val="0094172C"/>
    <w:rsid w:val="00943351"/>
    <w:rsid w:val="00945111"/>
    <w:rsid w:val="0095307B"/>
    <w:rsid w:val="0095308D"/>
    <w:rsid w:val="00954319"/>
    <w:rsid w:val="0095501D"/>
    <w:rsid w:val="0096179F"/>
    <w:rsid w:val="009619EB"/>
    <w:rsid w:val="00961A2F"/>
    <w:rsid w:val="00961CFA"/>
    <w:rsid w:val="009621A1"/>
    <w:rsid w:val="009628A3"/>
    <w:rsid w:val="00964889"/>
    <w:rsid w:val="00966C6C"/>
    <w:rsid w:val="0096706A"/>
    <w:rsid w:val="0096730C"/>
    <w:rsid w:val="0097397C"/>
    <w:rsid w:val="00974513"/>
    <w:rsid w:val="0097465A"/>
    <w:rsid w:val="009762B5"/>
    <w:rsid w:val="009803B5"/>
    <w:rsid w:val="00981814"/>
    <w:rsid w:val="00982DB4"/>
    <w:rsid w:val="00984797"/>
    <w:rsid w:val="00985134"/>
    <w:rsid w:val="00985555"/>
    <w:rsid w:val="0099372C"/>
    <w:rsid w:val="009945AB"/>
    <w:rsid w:val="00994BC8"/>
    <w:rsid w:val="009950EA"/>
    <w:rsid w:val="009973C5"/>
    <w:rsid w:val="009A6B5C"/>
    <w:rsid w:val="009B2425"/>
    <w:rsid w:val="009B3CAE"/>
    <w:rsid w:val="009B77E4"/>
    <w:rsid w:val="009C1741"/>
    <w:rsid w:val="009C1B9A"/>
    <w:rsid w:val="009C5243"/>
    <w:rsid w:val="009C60D2"/>
    <w:rsid w:val="009C63C2"/>
    <w:rsid w:val="009C70FB"/>
    <w:rsid w:val="009C7BBD"/>
    <w:rsid w:val="009D0DDC"/>
    <w:rsid w:val="009D1A25"/>
    <w:rsid w:val="009D25AF"/>
    <w:rsid w:val="009D30C5"/>
    <w:rsid w:val="009D3E78"/>
    <w:rsid w:val="009D7397"/>
    <w:rsid w:val="009D7B10"/>
    <w:rsid w:val="009E0C79"/>
    <w:rsid w:val="009E1A0F"/>
    <w:rsid w:val="009E3594"/>
    <w:rsid w:val="009E4ADD"/>
    <w:rsid w:val="009E6AF7"/>
    <w:rsid w:val="009F00BD"/>
    <w:rsid w:val="009F1FB9"/>
    <w:rsid w:val="009F2572"/>
    <w:rsid w:val="009F36BB"/>
    <w:rsid w:val="009F5A4D"/>
    <w:rsid w:val="00A0098A"/>
    <w:rsid w:val="00A02250"/>
    <w:rsid w:val="00A039ED"/>
    <w:rsid w:val="00A04948"/>
    <w:rsid w:val="00A07E00"/>
    <w:rsid w:val="00A10710"/>
    <w:rsid w:val="00A116FA"/>
    <w:rsid w:val="00A1215A"/>
    <w:rsid w:val="00A12698"/>
    <w:rsid w:val="00A13D6C"/>
    <w:rsid w:val="00A14E6C"/>
    <w:rsid w:val="00A1727A"/>
    <w:rsid w:val="00A17BE7"/>
    <w:rsid w:val="00A222E1"/>
    <w:rsid w:val="00A25BAE"/>
    <w:rsid w:val="00A30CFB"/>
    <w:rsid w:val="00A3297A"/>
    <w:rsid w:val="00A32B79"/>
    <w:rsid w:val="00A34574"/>
    <w:rsid w:val="00A3485F"/>
    <w:rsid w:val="00A36A17"/>
    <w:rsid w:val="00A40452"/>
    <w:rsid w:val="00A41E30"/>
    <w:rsid w:val="00A44753"/>
    <w:rsid w:val="00A46FAC"/>
    <w:rsid w:val="00A50F26"/>
    <w:rsid w:val="00A527AD"/>
    <w:rsid w:val="00A52C37"/>
    <w:rsid w:val="00A540EF"/>
    <w:rsid w:val="00A558C8"/>
    <w:rsid w:val="00A559F4"/>
    <w:rsid w:val="00A564E0"/>
    <w:rsid w:val="00A5735A"/>
    <w:rsid w:val="00A5789F"/>
    <w:rsid w:val="00A57CD7"/>
    <w:rsid w:val="00A57F29"/>
    <w:rsid w:val="00A6240F"/>
    <w:rsid w:val="00A64CC7"/>
    <w:rsid w:val="00A65696"/>
    <w:rsid w:val="00A66A55"/>
    <w:rsid w:val="00A72C9F"/>
    <w:rsid w:val="00A74694"/>
    <w:rsid w:val="00A824D3"/>
    <w:rsid w:val="00A83822"/>
    <w:rsid w:val="00A857EB"/>
    <w:rsid w:val="00A86DF4"/>
    <w:rsid w:val="00A94CAE"/>
    <w:rsid w:val="00A96ADD"/>
    <w:rsid w:val="00A96BF3"/>
    <w:rsid w:val="00AA039B"/>
    <w:rsid w:val="00AA0734"/>
    <w:rsid w:val="00AA1905"/>
    <w:rsid w:val="00AA2E58"/>
    <w:rsid w:val="00AA68FB"/>
    <w:rsid w:val="00AB5E1C"/>
    <w:rsid w:val="00AC3874"/>
    <w:rsid w:val="00AC494C"/>
    <w:rsid w:val="00AC5672"/>
    <w:rsid w:val="00AC614A"/>
    <w:rsid w:val="00AC739E"/>
    <w:rsid w:val="00AC7609"/>
    <w:rsid w:val="00AC7C72"/>
    <w:rsid w:val="00AD2F31"/>
    <w:rsid w:val="00AD5205"/>
    <w:rsid w:val="00AD5B0D"/>
    <w:rsid w:val="00AD6E54"/>
    <w:rsid w:val="00AE0BDD"/>
    <w:rsid w:val="00AE2EC5"/>
    <w:rsid w:val="00AE534F"/>
    <w:rsid w:val="00AE572B"/>
    <w:rsid w:val="00AE62C3"/>
    <w:rsid w:val="00AE6C55"/>
    <w:rsid w:val="00AE7F02"/>
    <w:rsid w:val="00AF154F"/>
    <w:rsid w:val="00AF2648"/>
    <w:rsid w:val="00AF282F"/>
    <w:rsid w:val="00AF2900"/>
    <w:rsid w:val="00AF2AC5"/>
    <w:rsid w:val="00AF4F8F"/>
    <w:rsid w:val="00AF5230"/>
    <w:rsid w:val="00AF5909"/>
    <w:rsid w:val="00B010BB"/>
    <w:rsid w:val="00B02A92"/>
    <w:rsid w:val="00B04A16"/>
    <w:rsid w:val="00B062EE"/>
    <w:rsid w:val="00B13AF7"/>
    <w:rsid w:val="00B160F9"/>
    <w:rsid w:val="00B176DF"/>
    <w:rsid w:val="00B201BC"/>
    <w:rsid w:val="00B22B95"/>
    <w:rsid w:val="00B23B74"/>
    <w:rsid w:val="00B31A72"/>
    <w:rsid w:val="00B33903"/>
    <w:rsid w:val="00B36BBC"/>
    <w:rsid w:val="00B409E4"/>
    <w:rsid w:val="00B40B92"/>
    <w:rsid w:val="00B42C8C"/>
    <w:rsid w:val="00B43603"/>
    <w:rsid w:val="00B44207"/>
    <w:rsid w:val="00B451D0"/>
    <w:rsid w:val="00B45AD2"/>
    <w:rsid w:val="00B46B5B"/>
    <w:rsid w:val="00B46B67"/>
    <w:rsid w:val="00B4718C"/>
    <w:rsid w:val="00B47A30"/>
    <w:rsid w:val="00B47B1E"/>
    <w:rsid w:val="00B51D58"/>
    <w:rsid w:val="00B5280A"/>
    <w:rsid w:val="00B529BE"/>
    <w:rsid w:val="00B62A3A"/>
    <w:rsid w:val="00B6421C"/>
    <w:rsid w:val="00B6693D"/>
    <w:rsid w:val="00B66E1A"/>
    <w:rsid w:val="00B673FD"/>
    <w:rsid w:val="00B70B14"/>
    <w:rsid w:val="00B70F5C"/>
    <w:rsid w:val="00B71F8D"/>
    <w:rsid w:val="00B73350"/>
    <w:rsid w:val="00B733EA"/>
    <w:rsid w:val="00B74F5C"/>
    <w:rsid w:val="00B752A8"/>
    <w:rsid w:val="00B80B5E"/>
    <w:rsid w:val="00B8297F"/>
    <w:rsid w:val="00B84180"/>
    <w:rsid w:val="00B916BE"/>
    <w:rsid w:val="00B931E2"/>
    <w:rsid w:val="00B95021"/>
    <w:rsid w:val="00B96314"/>
    <w:rsid w:val="00B96492"/>
    <w:rsid w:val="00B964F2"/>
    <w:rsid w:val="00B975D2"/>
    <w:rsid w:val="00B976E3"/>
    <w:rsid w:val="00B97F6C"/>
    <w:rsid w:val="00BA05FE"/>
    <w:rsid w:val="00BA3968"/>
    <w:rsid w:val="00BA4145"/>
    <w:rsid w:val="00BA489A"/>
    <w:rsid w:val="00BB0BC8"/>
    <w:rsid w:val="00BB43B9"/>
    <w:rsid w:val="00BC1400"/>
    <w:rsid w:val="00BC1CFA"/>
    <w:rsid w:val="00BC67C3"/>
    <w:rsid w:val="00BC7AA4"/>
    <w:rsid w:val="00BD030E"/>
    <w:rsid w:val="00BD0785"/>
    <w:rsid w:val="00BD1218"/>
    <w:rsid w:val="00BD144A"/>
    <w:rsid w:val="00BD1624"/>
    <w:rsid w:val="00BD2609"/>
    <w:rsid w:val="00BD45D4"/>
    <w:rsid w:val="00BD4F28"/>
    <w:rsid w:val="00BD5591"/>
    <w:rsid w:val="00BD77A4"/>
    <w:rsid w:val="00BD7A89"/>
    <w:rsid w:val="00BE1393"/>
    <w:rsid w:val="00BE38DE"/>
    <w:rsid w:val="00BE3B25"/>
    <w:rsid w:val="00BE5947"/>
    <w:rsid w:val="00BE754E"/>
    <w:rsid w:val="00BE79A7"/>
    <w:rsid w:val="00BF1DE9"/>
    <w:rsid w:val="00BF2D0F"/>
    <w:rsid w:val="00BF4FC2"/>
    <w:rsid w:val="00BF7F49"/>
    <w:rsid w:val="00C0326B"/>
    <w:rsid w:val="00C041A7"/>
    <w:rsid w:val="00C04AFC"/>
    <w:rsid w:val="00C134D2"/>
    <w:rsid w:val="00C22DBA"/>
    <w:rsid w:val="00C251F8"/>
    <w:rsid w:val="00C300AE"/>
    <w:rsid w:val="00C307C9"/>
    <w:rsid w:val="00C32906"/>
    <w:rsid w:val="00C353F1"/>
    <w:rsid w:val="00C36579"/>
    <w:rsid w:val="00C36605"/>
    <w:rsid w:val="00C36A39"/>
    <w:rsid w:val="00C378D8"/>
    <w:rsid w:val="00C378DE"/>
    <w:rsid w:val="00C42117"/>
    <w:rsid w:val="00C44CF4"/>
    <w:rsid w:val="00C464C9"/>
    <w:rsid w:val="00C46992"/>
    <w:rsid w:val="00C47E01"/>
    <w:rsid w:val="00C5235A"/>
    <w:rsid w:val="00C5298D"/>
    <w:rsid w:val="00C53602"/>
    <w:rsid w:val="00C54A6D"/>
    <w:rsid w:val="00C54FED"/>
    <w:rsid w:val="00C56FD0"/>
    <w:rsid w:val="00C6214D"/>
    <w:rsid w:val="00C67A4E"/>
    <w:rsid w:val="00C71D65"/>
    <w:rsid w:val="00C75B93"/>
    <w:rsid w:val="00C7612E"/>
    <w:rsid w:val="00C768A4"/>
    <w:rsid w:val="00C800F7"/>
    <w:rsid w:val="00C81A40"/>
    <w:rsid w:val="00C833BE"/>
    <w:rsid w:val="00C8573F"/>
    <w:rsid w:val="00C91ECB"/>
    <w:rsid w:val="00C94689"/>
    <w:rsid w:val="00C94820"/>
    <w:rsid w:val="00C95878"/>
    <w:rsid w:val="00C960CF"/>
    <w:rsid w:val="00C96183"/>
    <w:rsid w:val="00CA198F"/>
    <w:rsid w:val="00CA7B90"/>
    <w:rsid w:val="00CB2E62"/>
    <w:rsid w:val="00CB3263"/>
    <w:rsid w:val="00CB47BE"/>
    <w:rsid w:val="00CB689A"/>
    <w:rsid w:val="00CB6BDE"/>
    <w:rsid w:val="00CC2CC5"/>
    <w:rsid w:val="00CC4DD2"/>
    <w:rsid w:val="00CD0093"/>
    <w:rsid w:val="00CD0D78"/>
    <w:rsid w:val="00CD32D8"/>
    <w:rsid w:val="00CD4B5D"/>
    <w:rsid w:val="00CD6951"/>
    <w:rsid w:val="00CE0EA9"/>
    <w:rsid w:val="00CE19DD"/>
    <w:rsid w:val="00CE406D"/>
    <w:rsid w:val="00CE4710"/>
    <w:rsid w:val="00CE5BC9"/>
    <w:rsid w:val="00CE6BE2"/>
    <w:rsid w:val="00CE6D2B"/>
    <w:rsid w:val="00CE7FF8"/>
    <w:rsid w:val="00CF1D61"/>
    <w:rsid w:val="00D01D6D"/>
    <w:rsid w:val="00D03095"/>
    <w:rsid w:val="00D03EA2"/>
    <w:rsid w:val="00D06A27"/>
    <w:rsid w:val="00D11836"/>
    <w:rsid w:val="00D11ECF"/>
    <w:rsid w:val="00D1556D"/>
    <w:rsid w:val="00D160EE"/>
    <w:rsid w:val="00D20589"/>
    <w:rsid w:val="00D21080"/>
    <w:rsid w:val="00D2111D"/>
    <w:rsid w:val="00D2122D"/>
    <w:rsid w:val="00D22281"/>
    <w:rsid w:val="00D268C7"/>
    <w:rsid w:val="00D32523"/>
    <w:rsid w:val="00D32FAB"/>
    <w:rsid w:val="00D33348"/>
    <w:rsid w:val="00D33461"/>
    <w:rsid w:val="00D35CF5"/>
    <w:rsid w:val="00D37FC6"/>
    <w:rsid w:val="00D43126"/>
    <w:rsid w:val="00D45438"/>
    <w:rsid w:val="00D45EBC"/>
    <w:rsid w:val="00D52606"/>
    <w:rsid w:val="00D52917"/>
    <w:rsid w:val="00D52984"/>
    <w:rsid w:val="00D52C6A"/>
    <w:rsid w:val="00D550F1"/>
    <w:rsid w:val="00D61D42"/>
    <w:rsid w:val="00D63CFE"/>
    <w:rsid w:val="00D64BBA"/>
    <w:rsid w:val="00D64D3D"/>
    <w:rsid w:val="00D65FED"/>
    <w:rsid w:val="00D71136"/>
    <w:rsid w:val="00D74A9D"/>
    <w:rsid w:val="00D76196"/>
    <w:rsid w:val="00D82737"/>
    <w:rsid w:val="00D835AD"/>
    <w:rsid w:val="00D83750"/>
    <w:rsid w:val="00D84C9F"/>
    <w:rsid w:val="00D9132D"/>
    <w:rsid w:val="00DA1181"/>
    <w:rsid w:val="00DA1E2E"/>
    <w:rsid w:val="00DA3FC9"/>
    <w:rsid w:val="00DB0973"/>
    <w:rsid w:val="00DB1604"/>
    <w:rsid w:val="00DB36D3"/>
    <w:rsid w:val="00DB4922"/>
    <w:rsid w:val="00DB60AB"/>
    <w:rsid w:val="00DC04BD"/>
    <w:rsid w:val="00DC04BF"/>
    <w:rsid w:val="00DC0E5C"/>
    <w:rsid w:val="00DC2594"/>
    <w:rsid w:val="00DC3B3A"/>
    <w:rsid w:val="00DC5419"/>
    <w:rsid w:val="00DC6743"/>
    <w:rsid w:val="00DC7283"/>
    <w:rsid w:val="00DD1AD9"/>
    <w:rsid w:val="00DD5738"/>
    <w:rsid w:val="00DD64B1"/>
    <w:rsid w:val="00DD64FC"/>
    <w:rsid w:val="00DE3C33"/>
    <w:rsid w:val="00DE4DE5"/>
    <w:rsid w:val="00DE67B9"/>
    <w:rsid w:val="00DE75B7"/>
    <w:rsid w:val="00DF0901"/>
    <w:rsid w:val="00DF0E66"/>
    <w:rsid w:val="00DF126E"/>
    <w:rsid w:val="00DF3768"/>
    <w:rsid w:val="00DF4012"/>
    <w:rsid w:val="00DF59EC"/>
    <w:rsid w:val="00DF6516"/>
    <w:rsid w:val="00DF7A54"/>
    <w:rsid w:val="00E039D3"/>
    <w:rsid w:val="00E03D26"/>
    <w:rsid w:val="00E0401A"/>
    <w:rsid w:val="00E04A01"/>
    <w:rsid w:val="00E04E77"/>
    <w:rsid w:val="00E11766"/>
    <w:rsid w:val="00E13D66"/>
    <w:rsid w:val="00E26D9D"/>
    <w:rsid w:val="00E30081"/>
    <w:rsid w:val="00E31372"/>
    <w:rsid w:val="00E32967"/>
    <w:rsid w:val="00E3399E"/>
    <w:rsid w:val="00E33B05"/>
    <w:rsid w:val="00E34E3A"/>
    <w:rsid w:val="00E37737"/>
    <w:rsid w:val="00E42790"/>
    <w:rsid w:val="00E431D8"/>
    <w:rsid w:val="00E43B35"/>
    <w:rsid w:val="00E45848"/>
    <w:rsid w:val="00E45E93"/>
    <w:rsid w:val="00E50374"/>
    <w:rsid w:val="00E51036"/>
    <w:rsid w:val="00E535E1"/>
    <w:rsid w:val="00E53C34"/>
    <w:rsid w:val="00E56720"/>
    <w:rsid w:val="00E610C6"/>
    <w:rsid w:val="00E63555"/>
    <w:rsid w:val="00E66F34"/>
    <w:rsid w:val="00E70BDF"/>
    <w:rsid w:val="00E727BE"/>
    <w:rsid w:val="00E73BBD"/>
    <w:rsid w:val="00E75EEB"/>
    <w:rsid w:val="00E80323"/>
    <w:rsid w:val="00E823CD"/>
    <w:rsid w:val="00E83B75"/>
    <w:rsid w:val="00E83E7D"/>
    <w:rsid w:val="00E84CE0"/>
    <w:rsid w:val="00E875D5"/>
    <w:rsid w:val="00E94D0C"/>
    <w:rsid w:val="00E94D2F"/>
    <w:rsid w:val="00E96928"/>
    <w:rsid w:val="00E96A5D"/>
    <w:rsid w:val="00EA1674"/>
    <w:rsid w:val="00EA2060"/>
    <w:rsid w:val="00EA4EB3"/>
    <w:rsid w:val="00EA570E"/>
    <w:rsid w:val="00EA5F33"/>
    <w:rsid w:val="00EA6E64"/>
    <w:rsid w:val="00EA7767"/>
    <w:rsid w:val="00EB0343"/>
    <w:rsid w:val="00EB0663"/>
    <w:rsid w:val="00EC0A10"/>
    <w:rsid w:val="00EC1194"/>
    <w:rsid w:val="00EC6F2B"/>
    <w:rsid w:val="00EC75B2"/>
    <w:rsid w:val="00EC77B1"/>
    <w:rsid w:val="00ED020C"/>
    <w:rsid w:val="00ED6A9D"/>
    <w:rsid w:val="00ED6B51"/>
    <w:rsid w:val="00EE204D"/>
    <w:rsid w:val="00EE351B"/>
    <w:rsid w:val="00EE7B16"/>
    <w:rsid w:val="00EF01F9"/>
    <w:rsid w:val="00EF1049"/>
    <w:rsid w:val="00EF13F2"/>
    <w:rsid w:val="00EF4B88"/>
    <w:rsid w:val="00F00040"/>
    <w:rsid w:val="00F023FA"/>
    <w:rsid w:val="00F10FFB"/>
    <w:rsid w:val="00F111DB"/>
    <w:rsid w:val="00F12320"/>
    <w:rsid w:val="00F13975"/>
    <w:rsid w:val="00F140BE"/>
    <w:rsid w:val="00F1471B"/>
    <w:rsid w:val="00F17C2A"/>
    <w:rsid w:val="00F225B5"/>
    <w:rsid w:val="00F23029"/>
    <w:rsid w:val="00F279B7"/>
    <w:rsid w:val="00F31AD3"/>
    <w:rsid w:val="00F31E6A"/>
    <w:rsid w:val="00F363A0"/>
    <w:rsid w:val="00F37D5A"/>
    <w:rsid w:val="00F40B7F"/>
    <w:rsid w:val="00F434BC"/>
    <w:rsid w:val="00F448EA"/>
    <w:rsid w:val="00F46E7F"/>
    <w:rsid w:val="00F475F1"/>
    <w:rsid w:val="00F47C9B"/>
    <w:rsid w:val="00F47E48"/>
    <w:rsid w:val="00F51404"/>
    <w:rsid w:val="00F5612F"/>
    <w:rsid w:val="00F561D2"/>
    <w:rsid w:val="00F644A6"/>
    <w:rsid w:val="00F73158"/>
    <w:rsid w:val="00F77A24"/>
    <w:rsid w:val="00F804EF"/>
    <w:rsid w:val="00F80AD3"/>
    <w:rsid w:val="00F80C8E"/>
    <w:rsid w:val="00F8218B"/>
    <w:rsid w:val="00F848B5"/>
    <w:rsid w:val="00F84A51"/>
    <w:rsid w:val="00F84FA4"/>
    <w:rsid w:val="00F875B2"/>
    <w:rsid w:val="00F921ED"/>
    <w:rsid w:val="00F92C11"/>
    <w:rsid w:val="00F977FA"/>
    <w:rsid w:val="00F97B69"/>
    <w:rsid w:val="00FA3AA4"/>
    <w:rsid w:val="00FA55B0"/>
    <w:rsid w:val="00FA59E6"/>
    <w:rsid w:val="00FB0ABD"/>
    <w:rsid w:val="00FB17BA"/>
    <w:rsid w:val="00FB4F77"/>
    <w:rsid w:val="00FB51BF"/>
    <w:rsid w:val="00FB5900"/>
    <w:rsid w:val="00FC1ED5"/>
    <w:rsid w:val="00FC3621"/>
    <w:rsid w:val="00FC3E4B"/>
    <w:rsid w:val="00FC58FF"/>
    <w:rsid w:val="00FD098C"/>
    <w:rsid w:val="00FD2208"/>
    <w:rsid w:val="00FD24DC"/>
    <w:rsid w:val="00FD2AE4"/>
    <w:rsid w:val="00FD6A2F"/>
    <w:rsid w:val="00FD791C"/>
    <w:rsid w:val="00FD7A14"/>
    <w:rsid w:val="00FE4F0D"/>
    <w:rsid w:val="00FE676C"/>
    <w:rsid w:val="00FF0A42"/>
    <w:rsid w:val="00FF50A8"/>
    <w:rsid w:val="00FF57FD"/>
    <w:rsid w:val="00FF5CC5"/>
    <w:rsid w:val="00FF6CA5"/>
    <w:rsid w:val="00FF7741"/>
    <w:rsid w:val="014008E2"/>
    <w:rsid w:val="0510EB1B"/>
    <w:rsid w:val="051A92A7"/>
    <w:rsid w:val="052DFD8C"/>
    <w:rsid w:val="05B81764"/>
    <w:rsid w:val="061DFCDA"/>
    <w:rsid w:val="08FB3DF1"/>
    <w:rsid w:val="09809670"/>
    <w:rsid w:val="0A016EAF"/>
    <w:rsid w:val="0A92E471"/>
    <w:rsid w:val="0A9BFA10"/>
    <w:rsid w:val="0AB3D899"/>
    <w:rsid w:val="0CC3BCFD"/>
    <w:rsid w:val="0D1D654F"/>
    <w:rsid w:val="0D702588"/>
    <w:rsid w:val="0D7612FE"/>
    <w:rsid w:val="0D772D82"/>
    <w:rsid w:val="0DC72730"/>
    <w:rsid w:val="0DF49098"/>
    <w:rsid w:val="0FC93A3D"/>
    <w:rsid w:val="1015B910"/>
    <w:rsid w:val="10546E99"/>
    <w:rsid w:val="1126989D"/>
    <w:rsid w:val="11AA9905"/>
    <w:rsid w:val="134EC78E"/>
    <w:rsid w:val="13A6E958"/>
    <w:rsid w:val="13BF003F"/>
    <w:rsid w:val="15FE9F1F"/>
    <w:rsid w:val="1749C6CC"/>
    <w:rsid w:val="175BD185"/>
    <w:rsid w:val="17AD3C16"/>
    <w:rsid w:val="17BBBB3D"/>
    <w:rsid w:val="18323E36"/>
    <w:rsid w:val="189227EE"/>
    <w:rsid w:val="1915D466"/>
    <w:rsid w:val="1B19CDBC"/>
    <w:rsid w:val="1B245091"/>
    <w:rsid w:val="1B5A6407"/>
    <w:rsid w:val="1B8BC22D"/>
    <w:rsid w:val="1BD0B91C"/>
    <w:rsid w:val="1D11925A"/>
    <w:rsid w:val="1D9BAC32"/>
    <w:rsid w:val="1E9BEE3C"/>
    <w:rsid w:val="1F8A545A"/>
    <w:rsid w:val="1FF039D0"/>
    <w:rsid w:val="20023A01"/>
    <w:rsid w:val="213966B3"/>
    <w:rsid w:val="21CA10B4"/>
    <w:rsid w:val="24921EE9"/>
    <w:rsid w:val="24E92091"/>
    <w:rsid w:val="261F76FA"/>
    <w:rsid w:val="26A5C7DC"/>
    <w:rsid w:val="28CFB6CD"/>
    <w:rsid w:val="297012E1"/>
    <w:rsid w:val="2A3A624F"/>
    <w:rsid w:val="2CD2AC77"/>
    <w:rsid w:val="2DEE1017"/>
    <w:rsid w:val="2DF70531"/>
    <w:rsid w:val="2F3B03C5"/>
    <w:rsid w:val="30C82905"/>
    <w:rsid w:val="31193D37"/>
    <w:rsid w:val="312889BA"/>
    <w:rsid w:val="31869C49"/>
    <w:rsid w:val="31DA7706"/>
    <w:rsid w:val="3360732D"/>
    <w:rsid w:val="3367CF17"/>
    <w:rsid w:val="35F9F7BA"/>
    <w:rsid w:val="36528588"/>
    <w:rsid w:val="37E01D41"/>
    <w:rsid w:val="38726DDF"/>
    <w:rsid w:val="39EFC103"/>
    <w:rsid w:val="3A9BDCD3"/>
    <w:rsid w:val="3BBE4E50"/>
    <w:rsid w:val="3C36AA3E"/>
    <w:rsid w:val="3D072979"/>
    <w:rsid w:val="3D719606"/>
    <w:rsid w:val="3F22CF23"/>
    <w:rsid w:val="3F79D0CB"/>
    <w:rsid w:val="3FEA5806"/>
    <w:rsid w:val="3FFF294A"/>
    <w:rsid w:val="4110AB17"/>
    <w:rsid w:val="4133D3AC"/>
    <w:rsid w:val="418E1BC9"/>
    <w:rsid w:val="41EE0443"/>
    <w:rsid w:val="4201FC57"/>
    <w:rsid w:val="421DF71D"/>
    <w:rsid w:val="42DC6A61"/>
    <w:rsid w:val="435D42A0"/>
    <w:rsid w:val="441BFA9F"/>
    <w:rsid w:val="4544C1AF"/>
    <w:rsid w:val="46B9ED82"/>
    <w:rsid w:val="4722FB21"/>
    <w:rsid w:val="47A853A0"/>
    <w:rsid w:val="47F1DD1B"/>
    <w:rsid w:val="49718D01"/>
    <w:rsid w:val="4997A6EE"/>
    <w:rsid w:val="4A61F961"/>
    <w:rsid w:val="4BBEBEB5"/>
    <w:rsid w:val="4BF98707"/>
    <w:rsid w:val="4C1EA86D"/>
    <w:rsid w:val="4CB933CE"/>
    <w:rsid w:val="4D54AF95"/>
    <w:rsid w:val="4D989599"/>
    <w:rsid w:val="4F218B1C"/>
    <w:rsid w:val="5024C27E"/>
    <w:rsid w:val="5118190A"/>
    <w:rsid w:val="5140261E"/>
    <w:rsid w:val="541BEAE5"/>
    <w:rsid w:val="5505AFD2"/>
    <w:rsid w:val="558D67FD"/>
    <w:rsid w:val="56B9E51E"/>
    <w:rsid w:val="570663F1"/>
    <w:rsid w:val="59A49B8F"/>
    <w:rsid w:val="59D19911"/>
    <w:rsid w:val="5A018BEB"/>
    <w:rsid w:val="5C96ADEA"/>
    <w:rsid w:val="5CD5B763"/>
    <w:rsid w:val="5D2CB90B"/>
    <w:rsid w:val="5DEDF2DA"/>
    <w:rsid w:val="5E719F52"/>
    <w:rsid w:val="5FBA0074"/>
    <w:rsid w:val="60F5CF8F"/>
    <w:rsid w:val="61F43FBC"/>
    <w:rsid w:val="62CBE6D2"/>
    <w:rsid w:val="633C6E0D"/>
    <w:rsid w:val="63CAEE77"/>
    <w:rsid w:val="64023D3B"/>
    <w:rsid w:val="64028784"/>
    <w:rsid w:val="65401A4A"/>
    <w:rsid w:val="65700D24"/>
    <w:rsid w:val="6571A792"/>
    <w:rsid w:val="65A927E9"/>
    <w:rsid w:val="662E8068"/>
    <w:rsid w:val="66AF58A7"/>
    <w:rsid w:val="6749E408"/>
    <w:rsid w:val="689812E5"/>
    <w:rsid w:val="689B3A44"/>
    <w:rsid w:val="68F3C812"/>
    <w:rsid w:val="690CDC03"/>
    <w:rsid w:val="6971A6F5"/>
    <w:rsid w:val="69B3A2F3"/>
    <w:rsid w:val="6A1E0F80"/>
    <w:rsid w:val="6CEAAC3D"/>
    <w:rsid w:val="6DA78513"/>
    <w:rsid w:val="7054D350"/>
    <w:rsid w:val="73F7B0C4"/>
    <w:rsid w:val="74923C25"/>
    <w:rsid w:val="76B9FF12"/>
    <w:rsid w:val="7A5879F8"/>
    <w:rsid w:val="7AAF7BA0"/>
    <w:rsid w:val="7C9E23C8"/>
    <w:rsid w:val="7CD630AC"/>
    <w:rsid w:val="7DE2225C"/>
    <w:rsid w:val="7E77FAAC"/>
    <w:rsid w:val="7EBC8FE7"/>
    <w:rsid w:val="7F1C4BA7"/>
    <w:rsid w:val="7FE8C3F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FED4D9"/>
  <w15:docId w15:val="{9E9BC6BE-9C48-442D-8BB8-87FD4C447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63CAEE77"/>
    <w:rPr>
      <w:lang w:val="en-US"/>
    </w:rPr>
  </w:style>
  <w:style w:type="paragraph" w:styleId="Ttulo1">
    <w:name w:val="heading 1"/>
    <w:basedOn w:val="Normal"/>
    <w:next w:val="Normal"/>
    <w:uiPriority w:val="9"/>
    <w:qFormat/>
    <w:rsid w:val="47F1DD1B"/>
    <w:pPr>
      <w:keepNext/>
      <w:spacing w:before="480" w:after="120"/>
      <w:outlineLvl w:val="0"/>
    </w:pPr>
    <w:rPr>
      <w:b/>
      <w:bCs/>
      <w:sz w:val="48"/>
      <w:szCs w:val="48"/>
    </w:rPr>
  </w:style>
  <w:style w:type="paragraph" w:styleId="Ttulo2">
    <w:name w:val="heading 2"/>
    <w:basedOn w:val="Normal"/>
    <w:next w:val="Normal"/>
    <w:uiPriority w:val="9"/>
    <w:semiHidden/>
    <w:unhideWhenUsed/>
    <w:qFormat/>
    <w:rsid w:val="47F1DD1B"/>
    <w:pPr>
      <w:keepNext/>
      <w:spacing w:before="360" w:after="80"/>
      <w:outlineLvl w:val="1"/>
    </w:pPr>
    <w:rPr>
      <w:b/>
      <w:bCs/>
      <w:sz w:val="36"/>
      <w:szCs w:val="36"/>
    </w:rPr>
  </w:style>
  <w:style w:type="paragraph" w:styleId="Ttulo3">
    <w:name w:val="heading 3"/>
    <w:basedOn w:val="Normal"/>
    <w:next w:val="Normal"/>
    <w:uiPriority w:val="9"/>
    <w:semiHidden/>
    <w:unhideWhenUsed/>
    <w:qFormat/>
    <w:rsid w:val="47F1DD1B"/>
    <w:pPr>
      <w:keepNext/>
      <w:spacing w:before="280" w:after="80"/>
      <w:outlineLvl w:val="2"/>
    </w:pPr>
    <w:rPr>
      <w:b/>
      <w:bCs/>
      <w:sz w:val="28"/>
      <w:szCs w:val="28"/>
    </w:rPr>
  </w:style>
  <w:style w:type="paragraph" w:styleId="Ttulo4">
    <w:name w:val="heading 4"/>
    <w:basedOn w:val="Normal"/>
    <w:next w:val="Normal"/>
    <w:uiPriority w:val="9"/>
    <w:semiHidden/>
    <w:unhideWhenUsed/>
    <w:qFormat/>
    <w:rsid w:val="47F1DD1B"/>
    <w:pPr>
      <w:keepNext/>
      <w:spacing w:before="240" w:after="40"/>
      <w:outlineLvl w:val="3"/>
    </w:pPr>
    <w:rPr>
      <w:b/>
      <w:bCs/>
      <w:sz w:val="24"/>
      <w:szCs w:val="24"/>
    </w:rPr>
  </w:style>
  <w:style w:type="paragraph" w:styleId="Ttulo5">
    <w:name w:val="heading 5"/>
    <w:basedOn w:val="Normal"/>
    <w:next w:val="Normal"/>
    <w:uiPriority w:val="9"/>
    <w:semiHidden/>
    <w:unhideWhenUsed/>
    <w:qFormat/>
    <w:rsid w:val="47F1DD1B"/>
    <w:pPr>
      <w:keepNext/>
      <w:spacing w:before="220" w:after="40"/>
      <w:outlineLvl w:val="4"/>
    </w:pPr>
    <w:rPr>
      <w:b/>
      <w:bCs/>
    </w:rPr>
  </w:style>
  <w:style w:type="paragraph" w:styleId="Ttulo6">
    <w:name w:val="heading 6"/>
    <w:basedOn w:val="Normal"/>
    <w:next w:val="Normal"/>
    <w:uiPriority w:val="9"/>
    <w:semiHidden/>
    <w:unhideWhenUsed/>
    <w:qFormat/>
    <w:rsid w:val="47F1DD1B"/>
    <w:pPr>
      <w:keepNext/>
      <w:spacing w:before="200" w:after="40"/>
      <w:outlineLvl w:val="5"/>
    </w:pPr>
    <w:rPr>
      <w:b/>
      <w:bCs/>
      <w:sz w:val="20"/>
      <w:szCs w:val="20"/>
    </w:rPr>
  </w:style>
  <w:style w:type="paragraph" w:styleId="Ttulo7">
    <w:name w:val="heading 7"/>
    <w:basedOn w:val="Normal"/>
    <w:next w:val="Normal"/>
    <w:link w:val="Ttulo7Char"/>
    <w:uiPriority w:val="9"/>
    <w:unhideWhenUsed/>
    <w:qFormat/>
    <w:rsid w:val="0079155F"/>
    <w:pPr>
      <w:keepNext/>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link w:val="Ttulo8Char"/>
    <w:uiPriority w:val="9"/>
    <w:unhideWhenUsed/>
    <w:qFormat/>
    <w:rsid w:val="0079155F"/>
    <w:pPr>
      <w:keepNext/>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har"/>
    <w:uiPriority w:val="9"/>
    <w:unhideWhenUsed/>
    <w:qFormat/>
    <w:rsid w:val="0079155F"/>
    <w:pPr>
      <w:keepNext/>
      <w:spacing w:before="40" w:after="0"/>
      <w:outlineLvl w:val="8"/>
    </w:pPr>
    <w:rPr>
      <w:rFonts w:asciiTheme="majorHAnsi" w:eastAsiaTheme="majorEastAsia" w:hAnsiTheme="majorHAnsi" w:cstheme="majorBidi"/>
      <w:i/>
      <w:iCs/>
      <w:color w:val="272727"/>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uiPriority w:val="10"/>
    <w:qFormat/>
    <w:rsid w:val="47F1DD1B"/>
    <w:pPr>
      <w:keepNext/>
      <w:spacing w:before="480" w:after="120"/>
    </w:pPr>
    <w:rPr>
      <w:b/>
      <w:bCs/>
      <w:sz w:val="72"/>
      <w:szCs w:val="72"/>
    </w:rPr>
  </w:style>
  <w:style w:type="character" w:styleId="Hyperlink">
    <w:name w:val="Hyperlink"/>
    <w:basedOn w:val="Fontepargpadro"/>
    <w:uiPriority w:val="99"/>
    <w:unhideWhenUsed/>
    <w:rsid w:val="00E119C1"/>
    <w:rPr>
      <w:color w:val="0563C1" w:themeColor="hyperlink"/>
      <w:u w:val="single"/>
    </w:rPr>
  </w:style>
  <w:style w:type="character" w:styleId="MenoPendente">
    <w:name w:val="Unresolved Mention"/>
    <w:basedOn w:val="Fontepargpadro"/>
    <w:uiPriority w:val="99"/>
    <w:semiHidden/>
    <w:unhideWhenUsed/>
    <w:rsid w:val="00E119C1"/>
    <w:rPr>
      <w:color w:val="605E5C"/>
      <w:shd w:val="clear" w:color="auto" w:fill="E1DFDD"/>
    </w:rPr>
  </w:style>
  <w:style w:type="paragraph" w:styleId="PargrafodaLista">
    <w:name w:val="List Paragraph"/>
    <w:basedOn w:val="Normal"/>
    <w:uiPriority w:val="1"/>
    <w:qFormat/>
    <w:rsid w:val="000E03D3"/>
    <w:pPr>
      <w:ind w:left="720"/>
      <w:contextualSpacing/>
    </w:pPr>
  </w:style>
  <w:style w:type="table" w:styleId="Tabelacomgrade">
    <w:name w:val="Table Grid"/>
    <w:basedOn w:val="Tabelanormal"/>
    <w:uiPriority w:val="39"/>
    <w:rsid w:val="004324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E81BAE"/>
    <w:rPr>
      <w:b/>
      <w:bCs/>
    </w:rPr>
  </w:style>
  <w:style w:type="paragraph" w:styleId="Subttulo">
    <w:name w:val="Subtitle"/>
    <w:basedOn w:val="Normal"/>
    <w:next w:val="Normal"/>
    <w:uiPriority w:val="11"/>
    <w:qFormat/>
    <w:rsid w:val="47F1DD1B"/>
    <w:pPr>
      <w:keepNext/>
      <w:spacing w:before="360" w:after="80"/>
    </w:pPr>
    <w:rPr>
      <w:rFonts w:ascii="Georgia" w:eastAsia="Georgia" w:hAnsi="Georgia" w:cs="Georgia"/>
      <w:i/>
      <w:iCs/>
      <w:color w:val="666666"/>
      <w:sz w:val="48"/>
      <w:szCs w:val="48"/>
    </w:rPr>
  </w:style>
  <w:style w:type="table" w:customStyle="1" w:styleId="a">
    <w:basedOn w:val="Tabelanormal"/>
    <w:pPr>
      <w:spacing w:after="0" w:line="240" w:lineRule="auto"/>
    </w:pPr>
    <w:tblPr>
      <w:tblStyleRowBandSize w:val="1"/>
      <w:tblStyleColBandSize w:val="1"/>
    </w:tblPr>
  </w:style>
  <w:style w:type="paragraph" w:styleId="NormalWeb">
    <w:name w:val="Normal (Web)"/>
    <w:basedOn w:val="Normal"/>
    <w:uiPriority w:val="99"/>
    <w:semiHidden/>
    <w:unhideWhenUsed/>
    <w:rsid w:val="47F1DD1B"/>
    <w:pPr>
      <w:spacing w:beforeAutospacing="1" w:afterAutospacing="1"/>
    </w:pPr>
    <w:rPr>
      <w:rFonts w:ascii="Times New Roman" w:eastAsia="Times New Roman" w:hAnsi="Times New Roman" w:cs="Times New Roman"/>
      <w:sz w:val="24"/>
      <w:szCs w:val="24"/>
    </w:rPr>
  </w:style>
  <w:style w:type="paragraph" w:styleId="Reviso">
    <w:name w:val="Revision"/>
    <w:hidden/>
    <w:uiPriority w:val="99"/>
    <w:semiHidden/>
    <w:rsid w:val="000C5938"/>
    <w:pPr>
      <w:spacing w:after="0" w:line="240" w:lineRule="auto"/>
    </w:pPr>
  </w:style>
  <w:style w:type="paragraph" w:styleId="Cabealho">
    <w:name w:val="header"/>
    <w:basedOn w:val="Normal"/>
    <w:link w:val="CabealhoChar"/>
    <w:uiPriority w:val="99"/>
    <w:unhideWhenUsed/>
    <w:rsid w:val="47F1DD1B"/>
    <w:pPr>
      <w:tabs>
        <w:tab w:val="center" w:pos="4252"/>
        <w:tab w:val="right" w:pos="8504"/>
      </w:tabs>
      <w:spacing w:after="0"/>
    </w:pPr>
  </w:style>
  <w:style w:type="character" w:customStyle="1" w:styleId="CabealhoChar">
    <w:name w:val="Cabeçalho Char"/>
    <w:basedOn w:val="Fontepargpadro"/>
    <w:link w:val="Cabealho"/>
    <w:uiPriority w:val="99"/>
    <w:rsid w:val="00314273"/>
    <w:rPr>
      <w:lang w:val="en-US"/>
    </w:rPr>
  </w:style>
  <w:style w:type="paragraph" w:styleId="Rodap">
    <w:name w:val="footer"/>
    <w:basedOn w:val="Normal"/>
    <w:link w:val="RodapChar"/>
    <w:uiPriority w:val="99"/>
    <w:unhideWhenUsed/>
    <w:rsid w:val="47F1DD1B"/>
    <w:pPr>
      <w:tabs>
        <w:tab w:val="center" w:pos="4252"/>
        <w:tab w:val="right" w:pos="8504"/>
      </w:tabs>
      <w:spacing w:after="0"/>
    </w:pPr>
  </w:style>
  <w:style w:type="character" w:customStyle="1" w:styleId="RodapChar">
    <w:name w:val="Rodapé Char"/>
    <w:basedOn w:val="Fontepargpadro"/>
    <w:link w:val="Rodap"/>
    <w:uiPriority w:val="99"/>
    <w:rsid w:val="00314273"/>
    <w:rPr>
      <w:lang w:val="en-US"/>
    </w:rPr>
  </w:style>
  <w:style w:type="character" w:styleId="Refdecomentrio">
    <w:name w:val="annotation reference"/>
    <w:basedOn w:val="Fontepargpadro"/>
    <w:uiPriority w:val="99"/>
    <w:semiHidden/>
    <w:unhideWhenUsed/>
    <w:rsid w:val="0080472A"/>
    <w:rPr>
      <w:sz w:val="16"/>
      <w:szCs w:val="16"/>
    </w:rPr>
  </w:style>
  <w:style w:type="paragraph" w:styleId="Textodecomentrio">
    <w:name w:val="annotation text"/>
    <w:basedOn w:val="Normal"/>
    <w:link w:val="TextodecomentrioChar"/>
    <w:uiPriority w:val="99"/>
    <w:unhideWhenUsed/>
    <w:rsid w:val="47F1DD1B"/>
    <w:rPr>
      <w:sz w:val="20"/>
      <w:szCs w:val="20"/>
    </w:rPr>
  </w:style>
  <w:style w:type="character" w:customStyle="1" w:styleId="TextodecomentrioChar">
    <w:name w:val="Texto de comentário Char"/>
    <w:basedOn w:val="Fontepargpadro"/>
    <w:link w:val="Textodecomentrio"/>
    <w:uiPriority w:val="99"/>
    <w:rsid w:val="0080472A"/>
    <w:rPr>
      <w:sz w:val="20"/>
      <w:szCs w:val="20"/>
      <w:lang w:val="en-US"/>
    </w:rPr>
  </w:style>
  <w:style w:type="paragraph" w:styleId="Assuntodocomentrio">
    <w:name w:val="annotation subject"/>
    <w:basedOn w:val="Textodecomentrio"/>
    <w:next w:val="Textodecomentrio"/>
    <w:link w:val="AssuntodocomentrioChar"/>
    <w:uiPriority w:val="99"/>
    <w:semiHidden/>
    <w:unhideWhenUsed/>
    <w:rsid w:val="0080472A"/>
    <w:rPr>
      <w:b/>
      <w:bCs/>
    </w:rPr>
  </w:style>
  <w:style w:type="character" w:customStyle="1" w:styleId="AssuntodocomentrioChar">
    <w:name w:val="Assunto do comentário Char"/>
    <w:basedOn w:val="TextodecomentrioChar"/>
    <w:link w:val="Assuntodocomentrio"/>
    <w:uiPriority w:val="99"/>
    <w:semiHidden/>
    <w:rsid w:val="0080472A"/>
    <w:rPr>
      <w:b/>
      <w:bCs/>
      <w:sz w:val="20"/>
      <w:szCs w:val="20"/>
      <w:lang w:val="en-US"/>
    </w:rPr>
  </w:style>
  <w:style w:type="character" w:customStyle="1" w:styleId="Ttulo7Char">
    <w:name w:val="Título 7 Char"/>
    <w:basedOn w:val="Fontepargpadro"/>
    <w:link w:val="Ttulo7"/>
    <w:uiPriority w:val="9"/>
    <w:rsid w:val="0079155F"/>
    <w:rPr>
      <w:rFonts w:asciiTheme="majorHAnsi" w:eastAsiaTheme="majorEastAsia" w:hAnsiTheme="majorHAnsi" w:cstheme="majorBidi"/>
      <w:i/>
      <w:iCs/>
      <w:color w:val="1F3763"/>
      <w:lang w:val="en-US"/>
    </w:rPr>
  </w:style>
  <w:style w:type="character" w:customStyle="1" w:styleId="Ttulo8Char">
    <w:name w:val="Título 8 Char"/>
    <w:basedOn w:val="Fontepargpadro"/>
    <w:link w:val="Ttulo8"/>
    <w:uiPriority w:val="9"/>
    <w:rsid w:val="0079155F"/>
    <w:rPr>
      <w:rFonts w:asciiTheme="majorHAnsi" w:eastAsiaTheme="majorEastAsia" w:hAnsiTheme="majorHAnsi" w:cstheme="majorBidi"/>
      <w:color w:val="272727"/>
      <w:sz w:val="21"/>
      <w:szCs w:val="21"/>
      <w:lang w:val="en-US"/>
    </w:rPr>
  </w:style>
  <w:style w:type="character" w:customStyle="1" w:styleId="Ttulo9Char">
    <w:name w:val="Título 9 Char"/>
    <w:basedOn w:val="Fontepargpadro"/>
    <w:link w:val="Ttulo9"/>
    <w:uiPriority w:val="9"/>
    <w:rsid w:val="0079155F"/>
    <w:rPr>
      <w:rFonts w:asciiTheme="majorHAnsi" w:eastAsiaTheme="majorEastAsia" w:hAnsiTheme="majorHAnsi" w:cstheme="majorBidi"/>
      <w:i/>
      <w:iCs/>
      <w:color w:val="272727"/>
      <w:sz w:val="21"/>
      <w:szCs w:val="21"/>
      <w:lang w:val="en-US"/>
    </w:rPr>
  </w:style>
  <w:style w:type="paragraph" w:styleId="Citao">
    <w:name w:val="Quote"/>
    <w:basedOn w:val="Normal"/>
    <w:next w:val="Normal"/>
    <w:link w:val="CitaoChar"/>
    <w:uiPriority w:val="29"/>
    <w:qFormat/>
    <w:rsid w:val="0079155F"/>
    <w:pPr>
      <w:spacing w:before="200"/>
      <w:ind w:left="864" w:right="864"/>
      <w:jc w:val="center"/>
    </w:pPr>
    <w:rPr>
      <w:i/>
      <w:iCs/>
      <w:color w:val="404040" w:themeColor="text1" w:themeTint="BF"/>
    </w:rPr>
  </w:style>
  <w:style w:type="character" w:customStyle="1" w:styleId="CitaoChar">
    <w:name w:val="Citação Char"/>
    <w:basedOn w:val="Fontepargpadro"/>
    <w:link w:val="Citao"/>
    <w:uiPriority w:val="29"/>
    <w:rsid w:val="0079155F"/>
    <w:rPr>
      <w:i/>
      <w:iCs/>
      <w:color w:val="404040" w:themeColor="text1" w:themeTint="BF"/>
      <w:lang w:val="en-US"/>
    </w:rPr>
  </w:style>
  <w:style w:type="paragraph" w:styleId="CitaoIntensa">
    <w:name w:val="Intense Quote"/>
    <w:basedOn w:val="Normal"/>
    <w:next w:val="Normal"/>
    <w:link w:val="CitaoIntensaChar"/>
    <w:uiPriority w:val="30"/>
    <w:qFormat/>
    <w:rsid w:val="0079155F"/>
    <w:pPr>
      <w:spacing w:before="360" w:after="360"/>
      <w:ind w:left="864" w:right="864"/>
      <w:jc w:val="center"/>
    </w:pPr>
    <w:rPr>
      <w:i/>
      <w:iCs/>
      <w:color w:val="4472C4" w:themeColor="accent1"/>
    </w:rPr>
  </w:style>
  <w:style w:type="character" w:customStyle="1" w:styleId="CitaoIntensaChar">
    <w:name w:val="Citação Intensa Char"/>
    <w:basedOn w:val="Fontepargpadro"/>
    <w:link w:val="CitaoIntensa"/>
    <w:uiPriority w:val="30"/>
    <w:rsid w:val="0079155F"/>
    <w:rPr>
      <w:i/>
      <w:iCs/>
      <w:color w:val="4472C4" w:themeColor="accent1"/>
      <w:lang w:val="en-US"/>
    </w:rPr>
  </w:style>
  <w:style w:type="paragraph" w:styleId="Sumrio1">
    <w:name w:val="toc 1"/>
    <w:basedOn w:val="Normal"/>
    <w:next w:val="Normal"/>
    <w:uiPriority w:val="39"/>
    <w:unhideWhenUsed/>
    <w:rsid w:val="0079155F"/>
    <w:pPr>
      <w:spacing w:after="100"/>
    </w:pPr>
  </w:style>
  <w:style w:type="paragraph" w:styleId="Sumrio2">
    <w:name w:val="toc 2"/>
    <w:basedOn w:val="Normal"/>
    <w:next w:val="Normal"/>
    <w:uiPriority w:val="39"/>
    <w:unhideWhenUsed/>
    <w:rsid w:val="0079155F"/>
    <w:pPr>
      <w:spacing w:after="100"/>
      <w:ind w:left="220"/>
    </w:pPr>
  </w:style>
  <w:style w:type="paragraph" w:styleId="Sumrio3">
    <w:name w:val="toc 3"/>
    <w:basedOn w:val="Normal"/>
    <w:next w:val="Normal"/>
    <w:uiPriority w:val="39"/>
    <w:unhideWhenUsed/>
    <w:rsid w:val="0079155F"/>
    <w:pPr>
      <w:spacing w:after="100"/>
      <w:ind w:left="440"/>
    </w:pPr>
  </w:style>
  <w:style w:type="paragraph" w:styleId="Sumrio4">
    <w:name w:val="toc 4"/>
    <w:basedOn w:val="Normal"/>
    <w:next w:val="Normal"/>
    <w:uiPriority w:val="39"/>
    <w:unhideWhenUsed/>
    <w:rsid w:val="0079155F"/>
    <w:pPr>
      <w:spacing w:after="100"/>
      <w:ind w:left="660"/>
    </w:pPr>
  </w:style>
  <w:style w:type="paragraph" w:styleId="Sumrio5">
    <w:name w:val="toc 5"/>
    <w:basedOn w:val="Normal"/>
    <w:next w:val="Normal"/>
    <w:uiPriority w:val="39"/>
    <w:unhideWhenUsed/>
    <w:rsid w:val="0079155F"/>
    <w:pPr>
      <w:spacing w:after="100"/>
      <w:ind w:left="880"/>
    </w:pPr>
  </w:style>
  <w:style w:type="paragraph" w:styleId="Sumrio6">
    <w:name w:val="toc 6"/>
    <w:basedOn w:val="Normal"/>
    <w:next w:val="Normal"/>
    <w:uiPriority w:val="39"/>
    <w:unhideWhenUsed/>
    <w:rsid w:val="0079155F"/>
    <w:pPr>
      <w:spacing w:after="100"/>
      <w:ind w:left="1100"/>
    </w:pPr>
  </w:style>
  <w:style w:type="paragraph" w:styleId="Sumrio7">
    <w:name w:val="toc 7"/>
    <w:basedOn w:val="Normal"/>
    <w:next w:val="Normal"/>
    <w:uiPriority w:val="39"/>
    <w:unhideWhenUsed/>
    <w:rsid w:val="0079155F"/>
    <w:pPr>
      <w:spacing w:after="100"/>
      <w:ind w:left="1320"/>
    </w:pPr>
  </w:style>
  <w:style w:type="paragraph" w:styleId="Sumrio8">
    <w:name w:val="toc 8"/>
    <w:basedOn w:val="Normal"/>
    <w:next w:val="Normal"/>
    <w:uiPriority w:val="39"/>
    <w:unhideWhenUsed/>
    <w:rsid w:val="0079155F"/>
    <w:pPr>
      <w:spacing w:after="100"/>
      <w:ind w:left="1540"/>
    </w:pPr>
  </w:style>
  <w:style w:type="paragraph" w:styleId="Sumrio9">
    <w:name w:val="toc 9"/>
    <w:basedOn w:val="Normal"/>
    <w:next w:val="Normal"/>
    <w:uiPriority w:val="39"/>
    <w:unhideWhenUsed/>
    <w:rsid w:val="0079155F"/>
    <w:pPr>
      <w:spacing w:after="100"/>
      <w:ind w:left="1760"/>
    </w:pPr>
  </w:style>
  <w:style w:type="paragraph" w:styleId="Textodenotadefim">
    <w:name w:val="endnote text"/>
    <w:basedOn w:val="Normal"/>
    <w:link w:val="TextodenotadefimChar"/>
    <w:uiPriority w:val="99"/>
    <w:semiHidden/>
    <w:unhideWhenUsed/>
    <w:rsid w:val="0079155F"/>
    <w:pPr>
      <w:spacing w:after="0"/>
    </w:pPr>
    <w:rPr>
      <w:sz w:val="20"/>
      <w:szCs w:val="20"/>
    </w:rPr>
  </w:style>
  <w:style w:type="character" w:customStyle="1" w:styleId="TextodenotadefimChar">
    <w:name w:val="Texto de nota de fim Char"/>
    <w:basedOn w:val="Fontepargpadro"/>
    <w:link w:val="Textodenotadefim"/>
    <w:uiPriority w:val="99"/>
    <w:semiHidden/>
    <w:rsid w:val="0079155F"/>
    <w:rPr>
      <w:sz w:val="20"/>
      <w:szCs w:val="20"/>
      <w:lang w:val="en-US"/>
    </w:rPr>
  </w:style>
  <w:style w:type="paragraph" w:styleId="Textodenotaderodap">
    <w:name w:val="footnote text"/>
    <w:basedOn w:val="Normal"/>
    <w:link w:val="TextodenotaderodapChar"/>
    <w:uiPriority w:val="99"/>
    <w:semiHidden/>
    <w:unhideWhenUsed/>
    <w:rsid w:val="0079155F"/>
    <w:pPr>
      <w:spacing w:after="0"/>
    </w:pPr>
    <w:rPr>
      <w:sz w:val="20"/>
      <w:szCs w:val="20"/>
    </w:rPr>
  </w:style>
  <w:style w:type="character" w:customStyle="1" w:styleId="TextodenotaderodapChar">
    <w:name w:val="Texto de nota de rodapé Char"/>
    <w:basedOn w:val="Fontepargpadro"/>
    <w:link w:val="Textodenotaderodap"/>
    <w:uiPriority w:val="99"/>
    <w:semiHidden/>
    <w:rsid w:val="0079155F"/>
    <w:rPr>
      <w:sz w:val="20"/>
      <w:szCs w:val="20"/>
      <w:lang w:val="en-US"/>
    </w:rPr>
  </w:style>
  <w:style w:type="character" w:styleId="Refdenotaderodap">
    <w:name w:val="footnote reference"/>
    <w:basedOn w:val="Fontepargpadro"/>
    <w:uiPriority w:val="99"/>
    <w:semiHidden/>
    <w:unhideWhenUsed/>
    <w:rsid w:val="00A857EB"/>
    <w:rPr>
      <w:vertAlign w:val="superscript"/>
    </w:rPr>
  </w:style>
  <w:style w:type="character" w:customStyle="1" w:styleId="ts-alignment-element">
    <w:name w:val="ts-alignment-element"/>
    <w:basedOn w:val="Fontepargpadro"/>
    <w:rsid w:val="00961CFA"/>
  </w:style>
  <w:style w:type="character" w:styleId="Meno">
    <w:name w:val="Mention"/>
    <w:basedOn w:val="Fontepargpadro"/>
    <w:uiPriority w:val="99"/>
    <w:unhideWhenUsed/>
    <w:rsid w:val="00D65FED"/>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63403">
      <w:bodyDiv w:val="1"/>
      <w:marLeft w:val="0"/>
      <w:marRight w:val="0"/>
      <w:marTop w:val="0"/>
      <w:marBottom w:val="0"/>
      <w:divBdr>
        <w:top w:val="none" w:sz="0" w:space="0" w:color="auto"/>
        <w:left w:val="none" w:sz="0" w:space="0" w:color="auto"/>
        <w:bottom w:val="none" w:sz="0" w:space="0" w:color="auto"/>
        <w:right w:val="none" w:sz="0" w:space="0" w:color="auto"/>
      </w:divBdr>
    </w:div>
    <w:div w:id="58292063">
      <w:bodyDiv w:val="1"/>
      <w:marLeft w:val="0"/>
      <w:marRight w:val="0"/>
      <w:marTop w:val="0"/>
      <w:marBottom w:val="0"/>
      <w:divBdr>
        <w:top w:val="none" w:sz="0" w:space="0" w:color="auto"/>
        <w:left w:val="none" w:sz="0" w:space="0" w:color="auto"/>
        <w:bottom w:val="none" w:sz="0" w:space="0" w:color="auto"/>
        <w:right w:val="none" w:sz="0" w:space="0" w:color="auto"/>
      </w:divBdr>
      <w:divsChild>
        <w:div w:id="1151024359">
          <w:marLeft w:val="0"/>
          <w:marRight w:val="0"/>
          <w:marTop w:val="0"/>
          <w:marBottom w:val="0"/>
          <w:divBdr>
            <w:top w:val="none" w:sz="0" w:space="0" w:color="auto"/>
            <w:left w:val="none" w:sz="0" w:space="0" w:color="auto"/>
            <w:bottom w:val="none" w:sz="0" w:space="0" w:color="auto"/>
            <w:right w:val="none" w:sz="0" w:space="0" w:color="auto"/>
          </w:divBdr>
          <w:divsChild>
            <w:div w:id="1131703969">
              <w:marLeft w:val="0"/>
              <w:marRight w:val="0"/>
              <w:marTop w:val="0"/>
              <w:marBottom w:val="0"/>
              <w:divBdr>
                <w:top w:val="none" w:sz="0" w:space="0" w:color="auto"/>
                <w:left w:val="none" w:sz="0" w:space="0" w:color="auto"/>
                <w:bottom w:val="none" w:sz="0" w:space="0" w:color="auto"/>
                <w:right w:val="none" w:sz="0" w:space="0" w:color="auto"/>
              </w:divBdr>
              <w:divsChild>
                <w:div w:id="1181627100">
                  <w:marLeft w:val="0"/>
                  <w:marRight w:val="0"/>
                  <w:marTop w:val="0"/>
                  <w:marBottom w:val="0"/>
                  <w:divBdr>
                    <w:top w:val="none" w:sz="0" w:space="0" w:color="auto"/>
                    <w:left w:val="none" w:sz="0" w:space="0" w:color="auto"/>
                    <w:bottom w:val="none" w:sz="0" w:space="0" w:color="auto"/>
                    <w:right w:val="none" w:sz="0" w:space="0" w:color="auto"/>
                  </w:divBdr>
                  <w:divsChild>
                    <w:div w:id="144607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33414">
      <w:bodyDiv w:val="1"/>
      <w:marLeft w:val="0"/>
      <w:marRight w:val="0"/>
      <w:marTop w:val="0"/>
      <w:marBottom w:val="0"/>
      <w:divBdr>
        <w:top w:val="none" w:sz="0" w:space="0" w:color="auto"/>
        <w:left w:val="none" w:sz="0" w:space="0" w:color="auto"/>
        <w:bottom w:val="none" w:sz="0" w:space="0" w:color="auto"/>
        <w:right w:val="none" w:sz="0" w:space="0" w:color="auto"/>
      </w:divBdr>
      <w:divsChild>
        <w:div w:id="527718890">
          <w:marLeft w:val="0"/>
          <w:marRight w:val="0"/>
          <w:marTop w:val="0"/>
          <w:marBottom w:val="0"/>
          <w:divBdr>
            <w:top w:val="none" w:sz="0" w:space="0" w:color="auto"/>
            <w:left w:val="none" w:sz="0" w:space="0" w:color="auto"/>
            <w:bottom w:val="none" w:sz="0" w:space="0" w:color="auto"/>
            <w:right w:val="none" w:sz="0" w:space="0" w:color="auto"/>
          </w:divBdr>
          <w:divsChild>
            <w:div w:id="428815925">
              <w:marLeft w:val="0"/>
              <w:marRight w:val="0"/>
              <w:marTop w:val="0"/>
              <w:marBottom w:val="0"/>
              <w:divBdr>
                <w:top w:val="none" w:sz="0" w:space="0" w:color="auto"/>
                <w:left w:val="none" w:sz="0" w:space="0" w:color="auto"/>
                <w:bottom w:val="none" w:sz="0" w:space="0" w:color="auto"/>
                <w:right w:val="none" w:sz="0" w:space="0" w:color="auto"/>
              </w:divBdr>
              <w:divsChild>
                <w:div w:id="1350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524807">
      <w:bodyDiv w:val="1"/>
      <w:marLeft w:val="0"/>
      <w:marRight w:val="0"/>
      <w:marTop w:val="0"/>
      <w:marBottom w:val="0"/>
      <w:divBdr>
        <w:top w:val="none" w:sz="0" w:space="0" w:color="auto"/>
        <w:left w:val="none" w:sz="0" w:space="0" w:color="auto"/>
        <w:bottom w:val="none" w:sz="0" w:space="0" w:color="auto"/>
        <w:right w:val="none" w:sz="0" w:space="0" w:color="auto"/>
      </w:divBdr>
    </w:div>
    <w:div w:id="339701610">
      <w:bodyDiv w:val="1"/>
      <w:marLeft w:val="0"/>
      <w:marRight w:val="0"/>
      <w:marTop w:val="0"/>
      <w:marBottom w:val="0"/>
      <w:divBdr>
        <w:top w:val="none" w:sz="0" w:space="0" w:color="auto"/>
        <w:left w:val="none" w:sz="0" w:space="0" w:color="auto"/>
        <w:bottom w:val="none" w:sz="0" w:space="0" w:color="auto"/>
        <w:right w:val="none" w:sz="0" w:space="0" w:color="auto"/>
      </w:divBdr>
      <w:divsChild>
        <w:div w:id="728455458">
          <w:marLeft w:val="0"/>
          <w:marRight w:val="0"/>
          <w:marTop w:val="0"/>
          <w:marBottom w:val="0"/>
          <w:divBdr>
            <w:top w:val="none" w:sz="0" w:space="0" w:color="auto"/>
            <w:left w:val="none" w:sz="0" w:space="0" w:color="auto"/>
            <w:bottom w:val="none" w:sz="0" w:space="0" w:color="auto"/>
            <w:right w:val="none" w:sz="0" w:space="0" w:color="auto"/>
          </w:divBdr>
          <w:divsChild>
            <w:div w:id="1499077315">
              <w:marLeft w:val="0"/>
              <w:marRight w:val="0"/>
              <w:marTop w:val="0"/>
              <w:marBottom w:val="0"/>
              <w:divBdr>
                <w:top w:val="none" w:sz="0" w:space="0" w:color="auto"/>
                <w:left w:val="none" w:sz="0" w:space="0" w:color="auto"/>
                <w:bottom w:val="none" w:sz="0" w:space="0" w:color="auto"/>
                <w:right w:val="none" w:sz="0" w:space="0" w:color="auto"/>
              </w:divBdr>
              <w:divsChild>
                <w:div w:id="367490595">
                  <w:marLeft w:val="0"/>
                  <w:marRight w:val="0"/>
                  <w:marTop w:val="0"/>
                  <w:marBottom w:val="0"/>
                  <w:divBdr>
                    <w:top w:val="none" w:sz="0" w:space="0" w:color="auto"/>
                    <w:left w:val="none" w:sz="0" w:space="0" w:color="auto"/>
                    <w:bottom w:val="none" w:sz="0" w:space="0" w:color="auto"/>
                    <w:right w:val="none" w:sz="0" w:space="0" w:color="auto"/>
                  </w:divBdr>
                  <w:divsChild>
                    <w:div w:id="121315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875406">
      <w:bodyDiv w:val="1"/>
      <w:marLeft w:val="0"/>
      <w:marRight w:val="0"/>
      <w:marTop w:val="0"/>
      <w:marBottom w:val="0"/>
      <w:divBdr>
        <w:top w:val="none" w:sz="0" w:space="0" w:color="auto"/>
        <w:left w:val="none" w:sz="0" w:space="0" w:color="auto"/>
        <w:bottom w:val="none" w:sz="0" w:space="0" w:color="auto"/>
        <w:right w:val="none" w:sz="0" w:space="0" w:color="auto"/>
      </w:divBdr>
      <w:divsChild>
        <w:div w:id="374621316">
          <w:marLeft w:val="0"/>
          <w:marRight w:val="0"/>
          <w:marTop w:val="0"/>
          <w:marBottom w:val="0"/>
          <w:divBdr>
            <w:top w:val="none" w:sz="0" w:space="0" w:color="auto"/>
            <w:left w:val="none" w:sz="0" w:space="0" w:color="auto"/>
            <w:bottom w:val="none" w:sz="0" w:space="0" w:color="auto"/>
            <w:right w:val="none" w:sz="0" w:space="0" w:color="auto"/>
          </w:divBdr>
          <w:divsChild>
            <w:div w:id="1456215769">
              <w:marLeft w:val="0"/>
              <w:marRight w:val="0"/>
              <w:marTop w:val="0"/>
              <w:marBottom w:val="0"/>
              <w:divBdr>
                <w:top w:val="none" w:sz="0" w:space="0" w:color="auto"/>
                <w:left w:val="none" w:sz="0" w:space="0" w:color="auto"/>
                <w:bottom w:val="none" w:sz="0" w:space="0" w:color="auto"/>
                <w:right w:val="none" w:sz="0" w:space="0" w:color="auto"/>
              </w:divBdr>
              <w:divsChild>
                <w:div w:id="86501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232714">
      <w:bodyDiv w:val="1"/>
      <w:marLeft w:val="0"/>
      <w:marRight w:val="0"/>
      <w:marTop w:val="0"/>
      <w:marBottom w:val="0"/>
      <w:divBdr>
        <w:top w:val="none" w:sz="0" w:space="0" w:color="auto"/>
        <w:left w:val="none" w:sz="0" w:space="0" w:color="auto"/>
        <w:bottom w:val="none" w:sz="0" w:space="0" w:color="auto"/>
        <w:right w:val="none" w:sz="0" w:space="0" w:color="auto"/>
      </w:divBdr>
      <w:divsChild>
        <w:div w:id="277681331">
          <w:marLeft w:val="0"/>
          <w:marRight w:val="0"/>
          <w:marTop w:val="0"/>
          <w:marBottom w:val="0"/>
          <w:divBdr>
            <w:top w:val="none" w:sz="0" w:space="0" w:color="auto"/>
            <w:left w:val="none" w:sz="0" w:space="0" w:color="auto"/>
            <w:bottom w:val="none" w:sz="0" w:space="0" w:color="auto"/>
            <w:right w:val="none" w:sz="0" w:space="0" w:color="auto"/>
          </w:divBdr>
          <w:divsChild>
            <w:div w:id="2122608992">
              <w:marLeft w:val="0"/>
              <w:marRight w:val="0"/>
              <w:marTop w:val="0"/>
              <w:marBottom w:val="0"/>
              <w:divBdr>
                <w:top w:val="none" w:sz="0" w:space="0" w:color="auto"/>
                <w:left w:val="none" w:sz="0" w:space="0" w:color="auto"/>
                <w:bottom w:val="none" w:sz="0" w:space="0" w:color="auto"/>
                <w:right w:val="none" w:sz="0" w:space="0" w:color="auto"/>
              </w:divBdr>
              <w:divsChild>
                <w:div w:id="281348473">
                  <w:marLeft w:val="0"/>
                  <w:marRight w:val="0"/>
                  <w:marTop w:val="0"/>
                  <w:marBottom w:val="0"/>
                  <w:divBdr>
                    <w:top w:val="none" w:sz="0" w:space="0" w:color="auto"/>
                    <w:left w:val="none" w:sz="0" w:space="0" w:color="auto"/>
                    <w:bottom w:val="none" w:sz="0" w:space="0" w:color="auto"/>
                    <w:right w:val="none" w:sz="0" w:space="0" w:color="auto"/>
                  </w:divBdr>
                  <w:divsChild>
                    <w:div w:id="503594572">
                      <w:marLeft w:val="0"/>
                      <w:marRight w:val="0"/>
                      <w:marTop w:val="0"/>
                      <w:marBottom w:val="0"/>
                      <w:divBdr>
                        <w:top w:val="none" w:sz="0" w:space="0" w:color="auto"/>
                        <w:left w:val="none" w:sz="0" w:space="0" w:color="auto"/>
                        <w:bottom w:val="none" w:sz="0" w:space="0" w:color="auto"/>
                        <w:right w:val="none" w:sz="0" w:space="0" w:color="auto"/>
                      </w:divBdr>
                    </w:div>
                  </w:divsChild>
                </w:div>
                <w:div w:id="1545482661">
                  <w:marLeft w:val="0"/>
                  <w:marRight w:val="0"/>
                  <w:marTop w:val="0"/>
                  <w:marBottom w:val="0"/>
                  <w:divBdr>
                    <w:top w:val="none" w:sz="0" w:space="0" w:color="auto"/>
                    <w:left w:val="none" w:sz="0" w:space="0" w:color="auto"/>
                    <w:bottom w:val="none" w:sz="0" w:space="0" w:color="auto"/>
                    <w:right w:val="none" w:sz="0" w:space="0" w:color="auto"/>
                  </w:divBdr>
                  <w:divsChild>
                    <w:div w:id="74772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145200">
      <w:bodyDiv w:val="1"/>
      <w:marLeft w:val="0"/>
      <w:marRight w:val="0"/>
      <w:marTop w:val="0"/>
      <w:marBottom w:val="0"/>
      <w:divBdr>
        <w:top w:val="none" w:sz="0" w:space="0" w:color="auto"/>
        <w:left w:val="none" w:sz="0" w:space="0" w:color="auto"/>
        <w:bottom w:val="none" w:sz="0" w:space="0" w:color="auto"/>
        <w:right w:val="none" w:sz="0" w:space="0" w:color="auto"/>
      </w:divBdr>
      <w:divsChild>
        <w:div w:id="1592201908">
          <w:marLeft w:val="0"/>
          <w:marRight w:val="0"/>
          <w:marTop w:val="0"/>
          <w:marBottom w:val="0"/>
          <w:divBdr>
            <w:top w:val="none" w:sz="0" w:space="0" w:color="auto"/>
            <w:left w:val="none" w:sz="0" w:space="0" w:color="auto"/>
            <w:bottom w:val="none" w:sz="0" w:space="0" w:color="auto"/>
            <w:right w:val="none" w:sz="0" w:space="0" w:color="auto"/>
          </w:divBdr>
          <w:divsChild>
            <w:div w:id="622465171">
              <w:marLeft w:val="0"/>
              <w:marRight w:val="0"/>
              <w:marTop w:val="0"/>
              <w:marBottom w:val="0"/>
              <w:divBdr>
                <w:top w:val="none" w:sz="0" w:space="0" w:color="auto"/>
                <w:left w:val="none" w:sz="0" w:space="0" w:color="auto"/>
                <w:bottom w:val="none" w:sz="0" w:space="0" w:color="auto"/>
                <w:right w:val="none" w:sz="0" w:space="0" w:color="auto"/>
              </w:divBdr>
              <w:divsChild>
                <w:div w:id="1656375015">
                  <w:marLeft w:val="0"/>
                  <w:marRight w:val="0"/>
                  <w:marTop w:val="0"/>
                  <w:marBottom w:val="0"/>
                  <w:divBdr>
                    <w:top w:val="none" w:sz="0" w:space="0" w:color="auto"/>
                    <w:left w:val="none" w:sz="0" w:space="0" w:color="auto"/>
                    <w:bottom w:val="none" w:sz="0" w:space="0" w:color="auto"/>
                    <w:right w:val="none" w:sz="0" w:space="0" w:color="auto"/>
                  </w:divBdr>
                  <w:divsChild>
                    <w:div w:id="96411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236087">
      <w:bodyDiv w:val="1"/>
      <w:marLeft w:val="0"/>
      <w:marRight w:val="0"/>
      <w:marTop w:val="0"/>
      <w:marBottom w:val="0"/>
      <w:divBdr>
        <w:top w:val="none" w:sz="0" w:space="0" w:color="auto"/>
        <w:left w:val="none" w:sz="0" w:space="0" w:color="auto"/>
        <w:bottom w:val="none" w:sz="0" w:space="0" w:color="auto"/>
        <w:right w:val="none" w:sz="0" w:space="0" w:color="auto"/>
      </w:divBdr>
      <w:divsChild>
        <w:div w:id="149255544">
          <w:marLeft w:val="0"/>
          <w:marRight w:val="0"/>
          <w:marTop w:val="0"/>
          <w:marBottom w:val="0"/>
          <w:divBdr>
            <w:top w:val="none" w:sz="0" w:space="0" w:color="auto"/>
            <w:left w:val="none" w:sz="0" w:space="0" w:color="auto"/>
            <w:bottom w:val="none" w:sz="0" w:space="0" w:color="auto"/>
            <w:right w:val="none" w:sz="0" w:space="0" w:color="auto"/>
          </w:divBdr>
          <w:divsChild>
            <w:div w:id="200749123">
              <w:marLeft w:val="0"/>
              <w:marRight w:val="0"/>
              <w:marTop w:val="0"/>
              <w:marBottom w:val="0"/>
              <w:divBdr>
                <w:top w:val="none" w:sz="0" w:space="0" w:color="auto"/>
                <w:left w:val="none" w:sz="0" w:space="0" w:color="auto"/>
                <w:bottom w:val="none" w:sz="0" w:space="0" w:color="auto"/>
                <w:right w:val="none" w:sz="0" w:space="0" w:color="auto"/>
              </w:divBdr>
              <w:divsChild>
                <w:div w:id="1943683290">
                  <w:marLeft w:val="0"/>
                  <w:marRight w:val="0"/>
                  <w:marTop w:val="0"/>
                  <w:marBottom w:val="0"/>
                  <w:divBdr>
                    <w:top w:val="none" w:sz="0" w:space="0" w:color="auto"/>
                    <w:left w:val="none" w:sz="0" w:space="0" w:color="auto"/>
                    <w:bottom w:val="none" w:sz="0" w:space="0" w:color="auto"/>
                    <w:right w:val="none" w:sz="0" w:space="0" w:color="auto"/>
                  </w:divBdr>
                  <w:divsChild>
                    <w:div w:id="175559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497441">
      <w:bodyDiv w:val="1"/>
      <w:marLeft w:val="0"/>
      <w:marRight w:val="0"/>
      <w:marTop w:val="0"/>
      <w:marBottom w:val="0"/>
      <w:divBdr>
        <w:top w:val="none" w:sz="0" w:space="0" w:color="auto"/>
        <w:left w:val="none" w:sz="0" w:space="0" w:color="auto"/>
        <w:bottom w:val="none" w:sz="0" w:space="0" w:color="auto"/>
        <w:right w:val="none" w:sz="0" w:space="0" w:color="auto"/>
      </w:divBdr>
      <w:divsChild>
        <w:div w:id="1409576415">
          <w:marLeft w:val="0"/>
          <w:marRight w:val="0"/>
          <w:marTop w:val="0"/>
          <w:marBottom w:val="0"/>
          <w:divBdr>
            <w:top w:val="none" w:sz="0" w:space="0" w:color="auto"/>
            <w:left w:val="none" w:sz="0" w:space="0" w:color="auto"/>
            <w:bottom w:val="none" w:sz="0" w:space="0" w:color="auto"/>
            <w:right w:val="none" w:sz="0" w:space="0" w:color="auto"/>
          </w:divBdr>
          <w:divsChild>
            <w:div w:id="1312566140">
              <w:marLeft w:val="0"/>
              <w:marRight w:val="0"/>
              <w:marTop w:val="0"/>
              <w:marBottom w:val="0"/>
              <w:divBdr>
                <w:top w:val="none" w:sz="0" w:space="0" w:color="auto"/>
                <w:left w:val="none" w:sz="0" w:space="0" w:color="auto"/>
                <w:bottom w:val="none" w:sz="0" w:space="0" w:color="auto"/>
                <w:right w:val="none" w:sz="0" w:space="0" w:color="auto"/>
              </w:divBdr>
              <w:divsChild>
                <w:div w:id="420106681">
                  <w:marLeft w:val="0"/>
                  <w:marRight w:val="0"/>
                  <w:marTop w:val="0"/>
                  <w:marBottom w:val="0"/>
                  <w:divBdr>
                    <w:top w:val="none" w:sz="0" w:space="0" w:color="auto"/>
                    <w:left w:val="none" w:sz="0" w:space="0" w:color="auto"/>
                    <w:bottom w:val="none" w:sz="0" w:space="0" w:color="auto"/>
                    <w:right w:val="none" w:sz="0" w:space="0" w:color="auto"/>
                  </w:divBdr>
                  <w:divsChild>
                    <w:div w:id="42835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555571">
      <w:bodyDiv w:val="1"/>
      <w:marLeft w:val="0"/>
      <w:marRight w:val="0"/>
      <w:marTop w:val="0"/>
      <w:marBottom w:val="0"/>
      <w:divBdr>
        <w:top w:val="none" w:sz="0" w:space="0" w:color="auto"/>
        <w:left w:val="none" w:sz="0" w:space="0" w:color="auto"/>
        <w:bottom w:val="none" w:sz="0" w:space="0" w:color="auto"/>
        <w:right w:val="none" w:sz="0" w:space="0" w:color="auto"/>
      </w:divBdr>
    </w:div>
    <w:div w:id="556941343">
      <w:bodyDiv w:val="1"/>
      <w:marLeft w:val="0"/>
      <w:marRight w:val="0"/>
      <w:marTop w:val="0"/>
      <w:marBottom w:val="0"/>
      <w:divBdr>
        <w:top w:val="none" w:sz="0" w:space="0" w:color="auto"/>
        <w:left w:val="none" w:sz="0" w:space="0" w:color="auto"/>
        <w:bottom w:val="none" w:sz="0" w:space="0" w:color="auto"/>
        <w:right w:val="none" w:sz="0" w:space="0" w:color="auto"/>
      </w:divBdr>
      <w:divsChild>
        <w:div w:id="760686238">
          <w:marLeft w:val="0"/>
          <w:marRight w:val="0"/>
          <w:marTop w:val="0"/>
          <w:marBottom w:val="0"/>
          <w:divBdr>
            <w:top w:val="none" w:sz="0" w:space="0" w:color="auto"/>
            <w:left w:val="none" w:sz="0" w:space="0" w:color="auto"/>
            <w:bottom w:val="none" w:sz="0" w:space="0" w:color="auto"/>
            <w:right w:val="none" w:sz="0" w:space="0" w:color="auto"/>
          </w:divBdr>
          <w:divsChild>
            <w:div w:id="188640511">
              <w:marLeft w:val="0"/>
              <w:marRight w:val="0"/>
              <w:marTop w:val="0"/>
              <w:marBottom w:val="0"/>
              <w:divBdr>
                <w:top w:val="none" w:sz="0" w:space="0" w:color="auto"/>
                <w:left w:val="none" w:sz="0" w:space="0" w:color="auto"/>
                <w:bottom w:val="none" w:sz="0" w:space="0" w:color="auto"/>
                <w:right w:val="none" w:sz="0" w:space="0" w:color="auto"/>
              </w:divBdr>
              <w:divsChild>
                <w:div w:id="1628196700">
                  <w:marLeft w:val="0"/>
                  <w:marRight w:val="0"/>
                  <w:marTop w:val="0"/>
                  <w:marBottom w:val="0"/>
                  <w:divBdr>
                    <w:top w:val="none" w:sz="0" w:space="0" w:color="auto"/>
                    <w:left w:val="none" w:sz="0" w:space="0" w:color="auto"/>
                    <w:bottom w:val="none" w:sz="0" w:space="0" w:color="auto"/>
                    <w:right w:val="none" w:sz="0" w:space="0" w:color="auto"/>
                  </w:divBdr>
                  <w:divsChild>
                    <w:div w:id="2885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894452">
      <w:bodyDiv w:val="1"/>
      <w:marLeft w:val="0"/>
      <w:marRight w:val="0"/>
      <w:marTop w:val="0"/>
      <w:marBottom w:val="0"/>
      <w:divBdr>
        <w:top w:val="none" w:sz="0" w:space="0" w:color="auto"/>
        <w:left w:val="none" w:sz="0" w:space="0" w:color="auto"/>
        <w:bottom w:val="none" w:sz="0" w:space="0" w:color="auto"/>
        <w:right w:val="none" w:sz="0" w:space="0" w:color="auto"/>
      </w:divBdr>
    </w:div>
    <w:div w:id="650908371">
      <w:bodyDiv w:val="1"/>
      <w:marLeft w:val="0"/>
      <w:marRight w:val="0"/>
      <w:marTop w:val="0"/>
      <w:marBottom w:val="0"/>
      <w:divBdr>
        <w:top w:val="none" w:sz="0" w:space="0" w:color="auto"/>
        <w:left w:val="none" w:sz="0" w:space="0" w:color="auto"/>
        <w:bottom w:val="none" w:sz="0" w:space="0" w:color="auto"/>
        <w:right w:val="none" w:sz="0" w:space="0" w:color="auto"/>
      </w:divBdr>
      <w:divsChild>
        <w:div w:id="65688106">
          <w:marLeft w:val="0"/>
          <w:marRight w:val="0"/>
          <w:marTop w:val="0"/>
          <w:marBottom w:val="0"/>
          <w:divBdr>
            <w:top w:val="none" w:sz="0" w:space="0" w:color="auto"/>
            <w:left w:val="none" w:sz="0" w:space="0" w:color="auto"/>
            <w:bottom w:val="none" w:sz="0" w:space="0" w:color="auto"/>
            <w:right w:val="none" w:sz="0" w:space="0" w:color="auto"/>
          </w:divBdr>
          <w:divsChild>
            <w:div w:id="603224359">
              <w:marLeft w:val="0"/>
              <w:marRight w:val="0"/>
              <w:marTop w:val="0"/>
              <w:marBottom w:val="0"/>
              <w:divBdr>
                <w:top w:val="none" w:sz="0" w:space="0" w:color="auto"/>
                <w:left w:val="none" w:sz="0" w:space="0" w:color="auto"/>
                <w:bottom w:val="none" w:sz="0" w:space="0" w:color="auto"/>
                <w:right w:val="none" w:sz="0" w:space="0" w:color="auto"/>
              </w:divBdr>
              <w:divsChild>
                <w:div w:id="154162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123188">
      <w:bodyDiv w:val="1"/>
      <w:marLeft w:val="0"/>
      <w:marRight w:val="0"/>
      <w:marTop w:val="0"/>
      <w:marBottom w:val="0"/>
      <w:divBdr>
        <w:top w:val="none" w:sz="0" w:space="0" w:color="auto"/>
        <w:left w:val="none" w:sz="0" w:space="0" w:color="auto"/>
        <w:bottom w:val="none" w:sz="0" w:space="0" w:color="auto"/>
        <w:right w:val="none" w:sz="0" w:space="0" w:color="auto"/>
      </w:divBdr>
      <w:divsChild>
        <w:div w:id="774058906">
          <w:marLeft w:val="0"/>
          <w:marRight w:val="0"/>
          <w:marTop w:val="0"/>
          <w:marBottom w:val="0"/>
          <w:divBdr>
            <w:top w:val="none" w:sz="0" w:space="0" w:color="auto"/>
            <w:left w:val="none" w:sz="0" w:space="0" w:color="auto"/>
            <w:bottom w:val="none" w:sz="0" w:space="0" w:color="auto"/>
            <w:right w:val="none" w:sz="0" w:space="0" w:color="auto"/>
          </w:divBdr>
          <w:divsChild>
            <w:div w:id="2065909980">
              <w:marLeft w:val="0"/>
              <w:marRight w:val="0"/>
              <w:marTop w:val="0"/>
              <w:marBottom w:val="0"/>
              <w:divBdr>
                <w:top w:val="none" w:sz="0" w:space="0" w:color="auto"/>
                <w:left w:val="none" w:sz="0" w:space="0" w:color="auto"/>
                <w:bottom w:val="none" w:sz="0" w:space="0" w:color="auto"/>
                <w:right w:val="none" w:sz="0" w:space="0" w:color="auto"/>
              </w:divBdr>
              <w:divsChild>
                <w:div w:id="1411997682">
                  <w:marLeft w:val="0"/>
                  <w:marRight w:val="0"/>
                  <w:marTop w:val="0"/>
                  <w:marBottom w:val="0"/>
                  <w:divBdr>
                    <w:top w:val="none" w:sz="0" w:space="0" w:color="auto"/>
                    <w:left w:val="none" w:sz="0" w:space="0" w:color="auto"/>
                    <w:bottom w:val="none" w:sz="0" w:space="0" w:color="auto"/>
                    <w:right w:val="none" w:sz="0" w:space="0" w:color="auto"/>
                  </w:divBdr>
                  <w:divsChild>
                    <w:div w:id="152312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128624">
      <w:bodyDiv w:val="1"/>
      <w:marLeft w:val="0"/>
      <w:marRight w:val="0"/>
      <w:marTop w:val="0"/>
      <w:marBottom w:val="0"/>
      <w:divBdr>
        <w:top w:val="none" w:sz="0" w:space="0" w:color="auto"/>
        <w:left w:val="none" w:sz="0" w:space="0" w:color="auto"/>
        <w:bottom w:val="none" w:sz="0" w:space="0" w:color="auto"/>
        <w:right w:val="none" w:sz="0" w:space="0" w:color="auto"/>
      </w:divBdr>
      <w:divsChild>
        <w:div w:id="1576623105">
          <w:marLeft w:val="0"/>
          <w:marRight w:val="0"/>
          <w:marTop w:val="0"/>
          <w:marBottom w:val="0"/>
          <w:divBdr>
            <w:top w:val="none" w:sz="0" w:space="0" w:color="auto"/>
            <w:left w:val="none" w:sz="0" w:space="0" w:color="auto"/>
            <w:bottom w:val="none" w:sz="0" w:space="0" w:color="auto"/>
            <w:right w:val="none" w:sz="0" w:space="0" w:color="auto"/>
          </w:divBdr>
          <w:divsChild>
            <w:div w:id="1886988697">
              <w:marLeft w:val="0"/>
              <w:marRight w:val="0"/>
              <w:marTop w:val="0"/>
              <w:marBottom w:val="0"/>
              <w:divBdr>
                <w:top w:val="none" w:sz="0" w:space="0" w:color="auto"/>
                <w:left w:val="none" w:sz="0" w:space="0" w:color="auto"/>
                <w:bottom w:val="none" w:sz="0" w:space="0" w:color="auto"/>
                <w:right w:val="none" w:sz="0" w:space="0" w:color="auto"/>
              </w:divBdr>
              <w:divsChild>
                <w:div w:id="193740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881767">
      <w:bodyDiv w:val="1"/>
      <w:marLeft w:val="0"/>
      <w:marRight w:val="0"/>
      <w:marTop w:val="0"/>
      <w:marBottom w:val="0"/>
      <w:divBdr>
        <w:top w:val="none" w:sz="0" w:space="0" w:color="auto"/>
        <w:left w:val="none" w:sz="0" w:space="0" w:color="auto"/>
        <w:bottom w:val="none" w:sz="0" w:space="0" w:color="auto"/>
        <w:right w:val="none" w:sz="0" w:space="0" w:color="auto"/>
      </w:divBdr>
    </w:div>
    <w:div w:id="808867072">
      <w:bodyDiv w:val="1"/>
      <w:marLeft w:val="0"/>
      <w:marRight w:val="0"/>
      <w:marTop w:val="0"/>
      <w:marBottom w:val="0"/>
      <w:divBdr>
        <w:top w:val="none" w:sz="0" w:space="0" w:color="auto"/>
        <w:left w:val="none" w:sz="0" w:space="0" w:color="auto"/>
        <w:bottom w:val="none" w:sz="0" w:space="0" w:color="auto"/>
        <w:right w:val="none" w:sz="0" w:space="0" w:color="auto"/>
      </w:divBdr>
      <w:divsChild>
        <w:div w:id="203953655">
          <w:marLeft w:val="0"/>
          <w:marRight w:val="0"/>
          <w:marTop w:val="0"/>
          <w:marBottom w:val="0"/>
          <w:divBdr>
            <w:top w:val="none" w:sz="0" w:space="0" w:color="auto"/>
            <w:left w:val="none" w:sz="0" w:space="0" w:color="auto"/>
            <w:bottom w:val="none" w:sz="0" w:space="0" w:color="auto"/>
            <w:right w:val="none" w:sz="0" w:space="0" w:color="auto"/>
          </w:divBdr>
          <w:divsChild>
            <w:div w:id="123819278">
              <w:marLeft w:val="0"/>
              <w:marRight w:val="0"/>
              <w:marTop w:val="0"/>
              <w:marBottom w:val="0"/>
              <w:divBdr>
                <w:top w:val="none" w:sz="0" w:space="0" w:color="auto"/>
                <w:left w:val="none" w:sz="0" w:space="0" w:color="auto"/>
                <w:bottom w:val="none" w:sz="0" w:space="0" w:color="auto"/>
                <w:right w:val="none" w:sz="0" w:space="0" w:color="auto"/>
              </w:divBdr>
              <w:divsChild>
                <w:div w:id="2564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823186">
      <w:bodyDiv w:val="1"/>
      <w:marLeft w:val="0"/>
      <w:marRight w:val="0"/>
      <w:marTop w:val="0"/>
      <w:marBottom w:val="0"/>
      <w:divBdr>
        <w:top w:val="none" w:sz="0" w:space="0" w:color="auto"/>
        <w:left w:val="none" w:sz="0" w:space="0" w:color="auto"/>
        <w:bottom w:val="none" w:sz="0" w:space="0" w:color="auto"/>
        <w:right w:val="none" w:sz="0" w:space="0" w:color="auto"/>
      </w:divBdr>
      <w:divsChild>
        <w:div w:id="1692410907">
          <w:marLeft w:val="0"/>
          <w:marRight w:val="0"/>
          <w:marTop w:val="0"/>
          <w:marBottom w:val="0"/>
          <w:divBdr>
            <w:top w:val="none" w:sz="0" w:space="0" w:color="auto"/>
            <w:left w:val="none" w:sz="0" w:space="0" w:color="auto"/>
            <w:bottom w:val="none" w:sz="0" w:space="0" w:color="auto"/>
            <w:right w:val="none" w:sz="0" w:space="0" w:color="auto"/>
          </w:divBdr>
          <w:divsChild>
            <w:div w:id="1603102483">
              <w:marLeft w:val="0"/>
              <w:marRight w:val="0"/>
              <w:marTop w:val="0"/>
              <w:marBottom w:val="0"/>
              <w:divBdr>
                <w:top w:val="none" w:sz="0" w:space="0" w:color="auto"/>
                <w:left w:val="none" w:sz="0" w:space="0" w:color="auto"/>
                <w:bottom w:val="none" w:sz="0" w:space="0" w:color="auto"/>
                <w:right w:val="none" w:sz="0" w:space="0" w:color="auto"/>
              </w:divBdr>
              <w:divsChild>
                <w:div w:id="138386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018830">
      <w:bodyDiv w:val="1"/>
      <w:marLeft w:val="0"/>
      <w:marRight w:val="0"/>
      <w:marTop w:val="0"/>
      <w:marBottom w:val="0"/>
      <w:divBdr>
        <w:top w:val="none" w:sz="0" w:space="0" w:color="auto"/>
        <w:left w:val="none" w:sz="0" w:space="0" w:color="auto"/>
        <w:bottom w:val="none" w:sz="0" w:space="0" w:color="auto"/>
        <w:right w:val="none" w:sz="0" w:space="0" w:color="auto"/>
      </w:divBdr>
      <w:divsChild>
        <w:div w:id="1565947750">
          <w:marLeft w:val="0"/>
          <w:marRight w:val="0"/>
          <w:marTop w:val="0"/>
          <w:marBottom w:val="0"/>
          <w:divBdr>
            <w:top w:val="none" w:sz="0" w:space="0" w:color="auto"/>
            <w:left w:val="none" w:sz="0" w:space="0" w:color="auto"/>
            <w:bottom w:val="none" w:sz="0" w:space="0" w:color="auto"/>
            <w:right w:val="none" w:sz="0" w:space="0" w:color="auto"/>
          </w:divBdr>
          <w:divsChild>
            <w:div w:id="1039746829">
              <w:marLeft w:val="0"/>
              <w:marRight w:val="0"/>
              <w:marTop w:val="0"/>
              <w:marBottom w:val="0"/>
              <w:divBdr>
                <w:top w:val="none" w:sz="0" w:space="0" w:color="auto"/>
                <w:left w:val="none" w:sz="0" w:space="0" w:color="auto"/>
                <w:bottom w:val="none" w:sz="0" w:space="0" w:color="auto"/>
                <w:right w:val="none" w:sz="0" w:space="0" w:color="auto"/>
              </w:divBdr>
              <w:divsChild>
                <w:div w:id="251164342">
                  <w:marLeft w:val="0"/>
                  <w:marRight w:val="0"/>
                  <w:marTop w:val="0"/>
                  <w:marBottom w:val="0"/>
                  <w:divBdr>
                    <w:top w:val="none" w:sz="0" w:space="0" w:color="auto"/>
                    <w:left w:val="none" w:sz="0" w:space="0" w:color="auto"/>
                    <w:bottom w:val="none" w:sz="0" w:space="0" w:color="auto"/>
                    <w:right w:val="none" w:sz="0" w:space="0" w:color="auto"/>
                  </w:divBdr>
                  <w:divsChild>
                    <w:div w:id="71396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335353">
      <w:bodyDiv w:val="1"/>
      <w:marLeft w:val="0"/>
      <w:marRight w:val="0"/>
      <w:marTop w:val="0"/>
      <w:marBottom w:val="0"/>
      <w:divBdr>
        <w:top w:val="none" w:sz="0" w:space="0" w:color="auto"/>
        <w:left w:val="none" w:sz="0" w:space="0" w:color="auto"/>
        <w:bottom w:val="none" w:sz="0" w:space="0" w:color="auto"/>
        <w:right w:val="none" w:sz="0" w:space="0" w:color="auto"/>
      </w:divBdr>
    </w:div>
    <w:div w:id="958997733">
      <w:bodyDiv w:val="1"/>
      <w:marLeft w:val="0"/>
      <w:marRight w:val="0"/>
      <w:marTop w:val="0"/>
      <w:marBottom w:val="0"/>
      <w:divBdr>
        <w:top w:val="none" w:sz="0" w:space="0" w:color="auto"/>
        <w:left w:val="none" w:sz="0" w:space="0" w:color="auto"/>
        <w:bottom w:val="none" w:sz="0" w:space="0" w:color="auto"/>
        <w:right w:val="none" w:sz="0" w:space="0" w:color="auto"/>
      </w:divBdr>
      <w:divsChild>
        <w:div w:id="1373535883">
          <w:marLeft w:val="0"/>
          <w:marRight w:val="0"/>
          <w:marTop w:val="0"/>
          <w:marBottom w:val="0"/>
          <w:divBdr>
            <w:top w:val="none" w:sz="0" w:space="0" w:color="auto"/>
            <w:left w:val="none" w:sz="0" w:space="0" w:color="auto"/>
            <w:bottom w:val="none" w:sz="0" w:space="0" w:color="auto"/>
            <w:right w:val="none" w:sz="0" w:space="0" w:color="auto"/>
          </w:divBdr>
          <w:divsChild>
            <w:div w:id="1608199937">
              <w:marLeft w:val="0"/>
              <w:marRight w:val="0"/>
              <w:marTop w:val="0"/>
              <w:marBottom w:val="0"/>
              <w:divBdr>
                <w:top w:val="none" w:sz="0" w:space="0" w:color="auto"/>
                <w:left w:val="none" w:sz="0" w:space="0" w:color="auto"/>
                <w:bottom w:val="none" w:sz="0" w:space="0" w:color="auto"/>
                <w:right w:val="none" w:sz="0" w:space="0" w:color="auto"/>
              </w:divBdr>
              <w:divsChild>
                <w:div w:id="15553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229886">
      <w:bodyDiv w:val="1"/>
      <w:marLeft w:val="0"/>
      <w:marRight w:val="0"/>
      <w:marTop w:val="0"/>
      <w:marBottom w:val="0"/>
      <w:divBdr>
        <w:top w:val="none" w:sz="0" w:space="0" w:color="auto"/>
        <w:left w:val="none" w:sz="0" w:space="0" w:color="auto"/>
        <w:bottom w:val="none" w:sz="0" w:space="0" w:color="auto"/>
        <w:right w:val="none" w:sz="0" w:space="0" w:color="auto"/>
      </w:divBdr>
      <w:divsChild>
        <w:div w:id="347946100">
          <w:marLeft w:val="0"/>
          <w:marRight w:val="0"/>
          <w:marTop w:val="0"/>
          <w:marBottom w:val="0"/>
          <w:divBdr>
            <w:top w:val="none" w:sz="0" w:space="0" w:color="auto"/>
            <w:left w:val="none" w:sz="0" w:space="0" w:color="auto"/>
            <w:bottom w:val="none" w:sz="0" w:space="0" w:color="auto"/>
            <w:right w:val="none" w:sz="0" w:space="0" w:color="auto"/>
          </w:divBdr>
          <w:divsChild>
            <w:div w:id="488516805">
              <w:marLeft w:val="0"/>
              <w:marRight w:val="0"/>
              <w:marTop w:val="0"/>
              <w:marBottom w:val="0"/>
              <w:divBdr>
                <w:top w:val="none" w:sz="0" w:space="0" w:color="auto"/>
                <w:left w:val="none" w:sz="0" w:space="0" w:color="auto"/>
                <w:bottom w:val="none" w:sz="0" w:space="0" w:color="auto"/>
                <w:right w:val="none" w:sz="0" w:space="0" w:color="auto"/>
              </w:divBdr>
              <w:divsChild>
                <w:div w:id="25532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423403">
      <w:bodyDiv w:val="1"/>
      <w:marLeft w:val="0"/>
      <w:marRight w:val="0"/>
      <w:marTop w:val="0"/>
      <w:marBottom w:val="0"/>
      <w:divBdr>
        <w:top w:val="none" w:sz="0" w:space="0" w:color="auto"/>
        <w:left w:val="none" w:sz="0" w:space="0" w:color="auto"/>
        <w:bottom w:val="none" w:sz="0" w:space="0" w:color="auto"/>
        <w:right w:val="none" w:sz="0" w:space="0" w:color="auto"/>
      </w:divBdr>
      <w:divsChild>
        <w:div w:id="467863324">
          <w:marLeft w:val="0"/>
          <w:marRight w:val="0"/>
          <w:marTop w:val="0"/>
          <w:marBottom w:val="0"/>
          <w:divBdr>
            <w:top w:val="none" w:sz="0" w:space="0" w:color="auto"/>
            <w:left w:val="none" w:sz="0" w:space="0" w:color="auto"/>
            <w:bottom w:val="none" w:sz="0" w:space="0" w:color="auto"/>
            <w:right w:val="none" w:sz="0" w:space="0" w:color="auto"/>
          </w:divBdr>
          <w:divsChild>
            <w:div w:id="666253026">
              <w:marLeft w:val="0"/>
              <w:marRight w:val="0"/>
              <w:marTop w:val="0"/>
              <w:marBottom w:val="0"/>
              <w:divBdr>
                <w:top w:val="none" w:sz="0" w:space="0" w:color="auto"/>
                <w:left w:val="none" w:sz="0" w:space="0" w:color="auto"/>
                <w:bottom w:val="none" w:sz="0" w:space="0" w:color="auto"/>
                <w:right w:val="none" w:sz="0" w:space="0" w:color="auto"/>
              </w:divBdr>
              <w:divsChild>
                <w:div w:id="155774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382150">
      <w:bodyDiv w:val="1"/>
      <w:marLeft w:val="0"/>
      <w:marRight w:val="0"/>
      <w:marTop w:val="0"/>
      <w:marBottom w:val="0"/>
      <w:divBdr>
        <w:top w:val="none" w:sz="0" w:space="0" w:color="auto"/>
        <w:left w:val="none" w:sz="0" w:space="0" w:color="auto"/>
        <w:bottom w:val="none" w:sz="0" w:space="0" w:color="auto"/>
        <w:right w:val="none" w:sz="0" w:space="0" w:color="auto"/>
      </w:divBdr>
      <w:divsChild>
        <w:div w:id="1045301170">
          <w:marLeft w:val="0"/>
          <w:marRight w:val="0"/>
          <w:marTop w:val="0"/>
          <w:marBottom w:val="0"/>
          <w:divBdr>
            <w:top w:val="none" w:sz="0" w:space="0" w:color="auto"/>
            <w:left w:val="none" w:sz="0" w:space="0" w:color="auto"/>
            <w:bottom w:val="none" w:sz="0" w:space="0" w:color="auto"/>
            <w:right w:val="none" w:sz="0" w:space="0" w:color="auto"/>
          </w:divBdr>
          <w:divsChild>
            <w:div w:id="1490559140">
              <w:marLeft w:val="0"/>
              <w:marRight w:val="0"/>
              <w:marTop w:val="0"/>
              <w:marBottom w:val="0"/>
              <w:divBdr>
                <w:top w:val="none" w:sz="0" w:space="0" w:color="auto"/>
                <w:left w:val="none" w:sz="0" w:space="0" w:color="auto"/>
                <w:bottom w:val="none" w:sz="0" w:space="0" w:color="auto"/>
                <w:right w:val="none" w:sz="0" w:space="0" w:color="auto"/>
              </w:divBdr>
              <w:divsChild>
                <w:div w:id="19744558">
                  <w:marLeft w:val="0"/>
                  <w:marRight w:val="0"/>
                  <w:marTop w:val="0"/>
                  <w:marBottom w:val="0"/>
                  <w:divBdr>
                    <w:top w:val="none" w:sz="0" w:space="0" w:color="auto"/>
                    <w:left w:val="none" w:sz="0" w:space="0" w:color="auto"/>
                    <w:bottom w:val="none" w:sz="0" w:space="0" w:color="auto"/>
                    <w:right w:val="none" w:sz="0" w:space="0" w:color="auto"/>
                  </w:divBdr>
                  <w:divsChild>
                    <w:div w:id="17519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795665">
      <w:bodyDiv w:val="1"/>
      <w:marLeft w:val="0"/>
      <w:marRight w:val="0"/>
      <w:marTop w:val="0"/>
      <w:marBottom w:val="0"/>
      <w:divBdr>
        <w:top w:val="none" w:sz="0" w:space="0" w:color="auto"/>
        <w:left w:val="none" w:sz="0" w:space="0" w:color="auto"/>
        <w:bottom w:val="none" w:sz="0" w:space="0" w:color="auto"/>
        <w:right w:val="none" w:sz="0" w:space="0" w:color="auto"/>
      </w:divBdr>
      <w:divsChild>
        <w:div w:id="2121754379">
          <w:marLeft w:val="0"/>
          <w:marRight w:val="0"/>
          <w:marTop w:val="0"/>
          <w:marBottom w:val="0"/>
          <w:divBdr>
            <w:top w:val="none" w:sz="0" w:space="0" w:color="auto"/>
            <w:left w:val="none" w:sz="0" w:space="0" w:color="auto"/>
            <w:bottom w:val="none" w:sz="0" w:space="0" w:color="auto"/>
            <w:right w:val="none" w:sz="0" w:space="0" w:color="auto"/>
          </w:divBdr>
          <w:divsChild>
            <w:div w:id="2119986554">
              <w:marLeft w:val="0"/>
              <w:marRight w:val="0"/>
              <w:marTop w:val="0"/>
              <w:marBottom w:val="0"/>
              <w:divBdr>
                <w:top w:val="none" w:sz="0" w:space="0" w:color="auto"/>
                <w:left w:val="none" w:sz="0" w:space="0" w:color="auto"/>
                <w:bottom w:val="none" w:sz="0" w:space="0" w:color="auto"/>
                <w:right w:val="none" w:sz="0" w:space="0" w:color="auto"/>
              </w:divBdr>
              <w:divsChild>
                <w:div w:id="102571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861987">
      <w:bodyDiv w:val="1"/>
      <w:marLeft w:val="0"/>
      <w:marRight w:val="0"/>
      <w:marTop w:val="0"/>
      <w:marBottom w:val="0"/>
      <w:divBdr>
        <w:top w:val="none" w:sz="0" w:space="0" w:color="auto"/>
        <w:left w:val="none" w:sz="0" w:space="0" w:color="auto"/>
        <w:bottom w:val="none" w:sz="0" w:space="0" w:color="auto"/>
        <w:right w:val="none" w:sz="0" w:space="0" w:color="auto"/>
      </w:divBdr>
    </w:div>
    <w:div w:id="1183206485">
      <w:bodyDiv w:val="1"/>
      <w:marLeft w:val="0"/>
      <w:marRight w:val="0"/>
      <w:marTop w:val="0"/>
      <w:marBottom w:val="0"/>
      <w:divBdr>
        <w:top w:val="none" w:sz="0" w:space="0" w:color="auto"/>
        <w:left w:val="none" w:sz="0" w:space="0" w:color="auto"/>
        <w:bottom w:val="none" w:sz="0" w:space="0" w:color="auto"/>
        <w:right w:val="none" w:sz="0" w:space="0" w:color="auto"/>
      </w:divBdr>
    </w:div>
    <w:div w:id="1185632685">
      <w:bodyDiv w:val="1"/>
      <w:marLeft w:val="0"/>
      <w:marRight w:val="0"/>
      <w:marTop w:val="0"/>
      <w:marBottom w:val="0"/>
      <w:divBdr>
        <w:top w:val="none" w:sz="0" w:space="0" w:color="auto"/>
        <w:left w:val="none" w:sz="0" w:space="0" w:color="auto"/>
        <w:bottom w:val="none" w:sz="0" w:space="0" w:color="auto"/>
        <w:right w:val="none" w:sz="0" w:space="0" w:color="auto"/>
      </w:divBdr>
      <w:divsChild>
        <w:div w:id="2093813085">
          <w:marLeft w:val="0"/>
          <w:marRight w:val="0"/>
          <w:marTop w:val="0"/>
          <w:marBottom w:val="0"/>
          <w:divBdr>
            <w:top w:val="none" w:sz="0" w:space="0" w:color="auto"/>
            <w:left w:val="none" w:sz="0" w:space="0" w:color="auto"/>
            <w:bottom w:val="none" w:sz="0" w:space="0" w:color="auto"/>
            <w:right w:val="none" w:sz="0" w:space="0" w:color="auto"/>
          </w:divBdr>
          <w:divsChild>
            <w:div w:id="763571720">
              <w:marLeft w:val="0"/>
              <w:marRight w:val="0"/>
              <w:marTop w:val="0"/>
              <w:marBottom w:val="0"/>
              <w:divBdr>
                <w:top w:val="none" w:sz="0" w:space="0" w:color="auto"/>
                <w:left w:val="none" w:sz="0" w:space="0" w:color="auto"/>
                <w:bottom w:val="none" w:sz="0" w:space="0" w:color="auto"/>
                <w:right w:val="none" w:sz="0" w:space="0" w:color="auto"/>
              </w:divBdr>
              <w:divsChild>
                <w:div w:id="820001874">
                  <w:marLeft w:val="0"/>
                  <w:marRight w:val="0"/>
                  <w:marTop w:val="0"/>
                  <w:marBottom w:val="0"/>
                  <w:divBdr>
                    <w:top w:val="none" w:sz="0" w:space="0" w:color="auto"/>
                    <w:left w:val="none" w:sz="0" w:space="0" w:color="auto"/>
                    <w:bottom w:val="none" w:sz="0" w:space="0" w:color="auto"/>
                    <w:right w:val="none" w:sz="0" w:space="0" w:color="auto"/>
                  </w:divBdr>
                  <w:divsChild>
                    <w:div w:id="1383403499">
                      <w:marLeft w:val="0"/>
                      <w:marRight w:val="0"/>
                      <w:marTop w:val="0"/>
                      <w:marBottom w:val="0"/>
                      <w:divBdr>
                        <w:top w:val="none" w:sz="0" w:space="0" w:color="auto"/>
                        <w:left w:val="none" w:sz="0" w:space="0" w:color="auto"/>
                        <w:bottom w:val="none" w:sz="0" w:space="0" w:color="auto"/>
                        <w:right w:val="none" w:sz="0" w:space="0" w:color="auto"/>
                      </w:divBdr>
                    </w:div>
                  </w:divsChild>
                </w:div>
                <w:div w:id="2043360672">
                  <w:marLeft w:val="0"/>
                  <w:marRight w:val="0"/>
                  <w:marTop w:val="0"/>
                  <w:marBottom w:val="0"/>
                  <w:divBdr>
                    <w:top w:val="none" w:sz="0" w:space="0" w:color="auto"/>
                    <w:left w:val="none" w:sz="0" w:space="0" w:color="auto"/>
                    <w:bottom w:val="none" w:sz="0" w:space="0" w:color="auto"/>
                    <w:right w:val="none" w:sz="0" w:space="0" w:color="auto"/>
                  </w:divBdr>
                  <w:divsChild>
                    <w:div w:id="170335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148376">
      <w:bodyDiv w:val="1"/>
      <w:marLeft w:val="0"/>
      <w:marRight w:val="0"/>
      <w:marTop w:val="0"/>
      <w:marBottom w:val="0"/>
      <w:divBdr>
        <w:top w:val="none" w:sz="0" w:space="0" w:color="auto"/>
        <w:left w:val="none" w:sz="0" w:space="0" w:color="auto"/>
        <w:bottom w:val="none" w:sz="0" w:space="0" w:color="auto"/>
        <w:right w:val="none" w:sz="0" w:space="0" w:color="auto"/>
      </w:divBdr>
    </w:div>
    <w:div w:id="1231189561">
      <w:bodyDiv w:val="1"/>
      <w:marLeft w:val="0"/>
      <w:marRight w:val="0"/>
      <w:marTop w:val="0"/>
      <w:marBottom w:val="0"/>
      <w:divBdr>
        <w:top w:val="none" w:sz="0" w:space="0" w:color="auto"/>
        <w:left w:val="none" w:sz="0" w:space="0" w:color="auto"/>
        <w:bottom w:val="none" w:sz="0" w:space="0" w:color="auto"/>
        <w:right w:val="none" w:sz="0" w:space="0" w:color="auto"/>
      </w:divBdr>
    </w:div>
    <w:div w:id="1243564298">
      <w:bodyDiv w:val="1"/>
      <w:marLeft w:val="0"/>
      <w:marRight w:val="0"/>
      <w:marTop w:val="0"/>
      <w:marBottom w:val="0"/>
      <w:divBdr>
        <w:top w:val="none" w:sz="0" w:space="0" w:color="auto"/>
        <w:left w:val="none" w:sz="0" w:space="0" w:color="auto"/>
        <w:bottom w:val="none" w:sz="0" w:space="0" w:color="auto"/>
        <w:right w:val="none" w:sz="0" w:space="0" w:color="auto"/>
      </w:divBdr>
      <w:divsChild>
        <w:div w:id="825976671">
          <w:marLeft w:val="0"/>
          <w:marRight w:val="0"/>
          <w:marTop w:val="0"/>
          <w:marBottom w:val="0"/>
          <w:divBdr>
            <w:top w:val="none" w:sz="0" w:space="0" w:color="auto"/>
            <w:left w:val="none" w:sz="0" w:space="0" w:color="auto"/>
            <w:bottom w:val="none" w:sz="0" w:space="0" w:color="auto"/>
            <w:right w:val="none" w:sz="0" w:space="0" w:color="auto"/>
          </w:divBdr>
          <w:divsChild>
            <w:div w:id="611788917">
              <w:marLeft w:val="0"/>
              <w:marRight w:val="0"/>
              <w:marTop w:val="0"/>
              <w:marBottom w:val="0"/>
              <w:divBdr>
                <w:top w:val="none" w:sz="0" w:space="0" w:color="auto"/>
                <w:left w:val="none" w:sz="0" w:space="0" w:color="auto"/>
                <w:bottom w:val="none" w:sz="0" w:space="0" w:color="auto"/>
                <w:right w:val="none" w:sz="0" w:space="0" w:color="auto"/>
              </w:divBdr>
              <w:divsChild>
                <w:div w:id="2084788328">
                  <w:marLeft w:val="0"/>
                  <w:marRight w:val="0"/>
                  <w:marTop w:val="0"/>
                  <w:marBottom w:val="0"/>
                  <w:divBdr>
                    <w:top w:val="none" w:sz="0" w:space="0" w:color="auto"/>
                    <w:left w:val="none" w:sz="0" w:space="0" w:color="auto"/>
                    <w:bottom w:val="none" w:sz="0" w:space="0" w:color="auto"/>
                    <w:right w:val="none" w:sz="0" w:space="0" w:color="auto"/>
                  </w:divBdr>
                  <w:divsChild>
                    <w:div w:id="209230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405384">
      <w:bodyDiv w:val="1"/>
      <w:marLeft w:val="0"/>
      <w:marRight w:val="0"/>
      <w:marTop w:val="0"/>
      <w:marBottom w:val="0"/>
      <w:divBdr>
        <w:top w:val="none" w:sz="0" w:space="0" w:color="auto"/>
        <w:left w:val="none" w:sz="0" w:space="0" w:color="auto"/>
        <w:bottom w:val="none" w:sz="0" w:space="0" w:color="auto"/>
        <w:right w:val="none" w:sz="0" w:space="0" w:color="auto"/>
      </w:divBdr>
      <w:divsChild>
        <w:div w:id="197665526">
          <w:marLeft w:val="0"/>
          <w:marRight w:val="0"/>
          <w:marTop w:val="0"/>
          <w:marBottom w:val="0"/>
          <w:divBdr>
            <w:top w:val="none" w:sz="0" w:space="0" w:color="auto"/>
            <w:left w:val="none" w:sz="0" w:space="0" w:color="auto"/>
            <w:bottom w:val="none" w:sz="0" w:space="0" w:color="auto"/>
            <w:right w:val="none" w:sz="0" w:space="0" w:color="auto"/>
          </w:divBdr>
          <w:divsChild>
            <w:div w:id="628245102">
              <w:marLeft w:val="0"/>
              <w:marRight w:val="0"/>
              <w:marTop w:val="0"/>
              <w:marBottom w:val="0"/>
              <w:divBdr>
                <w:top w:val="none" w:sz="0" w:space="0" w:color="auto"/>
                <w:left w:val="none" w:sz="0" w:space="0" w:color="auto"/>
                <w:bottom w:val="none" w:sz="0" w:space="0" w:color="auto"/>
                <w:right w:val="none" w:sz="0" w:space="0" w:color="auto"/>
              </w:divBdr>
              <w:divsChild>
                <w:div w:id="1483737733">
                  <w:marLeft w:val="0"/>
                  <w:marRight w:val="0"/>
                  <w:marTop w:val="0"/>
                  <w:marBottom w:val="0"/>
                  <w:divBdr>
                    <w:top w:val="none" w:sz="0" w:space="0" w:color="auto"/>
                    <w:left w:val="none" w:sz="0" w:space="0" w:color="auto"/>
                    <w:bottom w:val="none" w:sz="0" w:space="0" w:color="auto"/>
                    <w:right w:val="none" w:sz="0" w:space="0" w:color="auto"/>
                  </w:divBdr>
                  <w:divsChild>
                    <w:div w:id="33851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630689">
      <w:bodyDiv w:val="1"/>
      <w:marLeft w:val="0"/>
      <w:marRight w:val="0"/>
      <w:marTop w:val="0"/>
      <w:marBottom w:val="0"/>
      <w:divBdr>
        <w:top w:val="none" w:sz="0" w:space="0" w:color="auto"/>
        <w:left w:val="none" w:sz="0" w:space="0" w:color="auto"/>
        <w:bottom w:val="none" w:sz="0" w:space="0" w:color="auto"/>
        <w:right w:val="none" w:sz="0" w:space="0" w:color="auto"/>
      </w:divBdr>
    </w:div>
    <w:div w:id="1556428117">
      <w:bodyDiv w:val="1"/>
      <w:marLeft w:val="0"/>
      <w:marRight w:val="0"/>
      <w:marTop w:val="0"/>
      <w:marBottom w:val="0"/>
      <w:divBdr>
        <w:top w:val="none" w:sz="0" w:space="0" w:color="auto"/>
        <w:left w:val="none" w:sz="0" w:space="0" w:color="auto"/>
        <w:bottom w:val="none" w:sz="0" w:space="0" w:color="auto"/>
        <w:right w:val="none" w:sz="0" w:space="0" w:color="auto"/>
      </w:divBdr>
      <w:divsChild>
        <w:div w:id="246573543">
          <w:marLeft w:val="0"/>
          <w:marRight w:val="0"/>
          <w:marTop w:val="0"/>
          <w:marBottom w:val="0"/>
          <w:divBdr>
            <w:top w:val="none" w:sz="0" w:space="0" w:color="auto"/>
            <w:left w:val="none" w:sz="0" w:space="0" w:color="auto"/>
            <w:bottom w:val="none" w:sz="0" w:space="0" w:color="auto"/>
            <w:right w:val="none" w:sz="0" w:space="0" w:color="auto"/>
          </w:divBdr>
          <w:divsChild>
            <w:div w:id="543912078">
              <w:marLeft w:val="0"/>
              <w:marRight w:val="0"/>
              <w:marTop w:val="0"/>
              <w:marBottom w:val="0"/>
              <w:divBdr>
                <w:top w:val="none" w:sz="0" w:space="0" w:color="auto"/>
                <w:left w:val="none" w:sz="0" w:space="0" w:color="auto"/>
                <w:bottom w:val="none" w:sz="0" w:space="0" w:color="auto"/>
                <w:right w:val="none" w:sz="0" w:space="0" w:color="auto"/>
              </w:divBdr>
              <w:divsChild>
                <w:div w:id="988052042">
                  <w:marLeft w:val="0"/>
                  <w:marRight w:val="0"/>
                  <w:marTop w:val="0"/>
                  <w:marBottom w:val="0"/>
                  <w:divBdr>
                    <w:top w:val="none" w:sz="0" w:space="0" w:color="auto"/>
                    <w:left w:val="none" w:sz="0" w:space="0" w:color="auto"/>
                    <w:bottom w:val="none" w:sz="0" w:space="0" w:color="auto"/>
                    <w:right w:val="none" w:sz="0" w:space="0" w:color="auto"/>
                  </w:divBdr>
                  <w:divsChild>
                    <w:div w:id="119507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443570">
      <w:bodyDiv w:val="1"/>
      <w:marLeft w:val="0"/>
      <w:marRight w:val="0"/>
      <w:marTop w:val="0"/>
      <w:marBottom w:val="0"/>
      <w:divBdr>
        <w:top w:val="none" w:sz="0" w:space="0" w:color="auto"/>
        <w:left w:val="none" w:sz="0" w:space="0" w:color="auto"/>
        <w:bottom w:val="none" w:sz="0" w:space="0" w:color="auto"/>
        <w:right w:val="none" w:sz="0" w:space="0" w:color="auto"/>
      </w:divBdr>
      <w:divsChild>
        <w:div w:id="146364414">
          <w:marLeft w:val="0"/>
          <w:marRight w:val="0"/>
          <w:marTop w:val="0"/>
          <w:marBottom w:val="0"/>
          <w:divBdr>
            <w:top w:val="none" w:sz="0" w:space="0" w:color="auto"/>
            <w:left w:val="none" w:sz="0" w:space="0" w:color="auto"/>
            <w:bottom w:val="none" w:sz="0" w:space="0" w:color="auto"/>
            <w:right w:val="none" w:sz="0" w:space="0" w:color="auto"/>
          </w:divBdr>
          <w:divsChild>
            <w:div w:id="1302878988">
              <w:marLeft w:val="0"/>
              <w:marRight w:val="0"/>
              <w:marTop w:val="0"/>
              <w:marBottom w:val="0"/>
              <w:divBdr>
                <w:top w:val="none" w:sz="0" w:space="0" w:color="auto"/>
                <w:left w:val="none" w:sz="0" w:space="0" w:color="auto"/>
                <w:bottom w:val="none" w:sz="0" w:space="0" w:color="auto"/>
                <w:right w:val="none" w:sz="0" w:space="0" w:color="auto"/>
              </w:divBdr>
              <w:divsChild>
                <w:div w:id="185252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144512">
      <w:bodyDiv w:val="1"/>
      <w:marLeft w:val="0"/>
      <w:marRight w:val="0"/>
      <w:marTop w:val="0"/>
      <w:marBottom w:val="0"/>
      <w:divBdr>
        <w:top w:val="none" w:sz="0" w:space="0" w:color="auto"/>
        <w:left w:val="none" w:sz="0" w:space="0" w:color="auto"/>
        <w:bottom w:val="none" w:sz="0" w:space="0" w:color="auto"/>
        <w:right w:val="none" w:sz="0" w:space="0" w:color="auto"/>
      </w:divBdr>
      <w:divsChild>
        <w:div w:id="2084138157">
          <w:marLeft w:val="0"/>
          <w:marRight w:val="0"/>
          <w:marTop w:val="0"/>
          <w:marBottom w:val="0"/>
          <w:divBdr>
            <w:top w:val="none" w:sz="0" w:space="0" w:color="auto"/>
            <w:left w:val="none" w:sz="0" w:space="0" w:color="auto"/>
            <w:bottom w:val="none" w:sz="0" w:space="0" w:color="auto"/>
            <w:right w:val="none" w:sz="0" w:space="0" w:color="auto"/>
          </w:divBdr>
          <w:divsChild>
            <w:div w:id="2065181242">
              <w:marLeft w:val="0"/>
              <w:marRight w:val="0"/>
              <w:marTop w:val="0"/>
              <w:marBottom w:val="0"/>
              <w:divBdr>
                <w:top w:val="none" w:sz="0" w:space="0" w:color="auto"/>
                <w:left w:val="none" w:sz="0" w:space="0" w:color="auto"/>
                <w:bottom w:val="none" w:sz="0" w:space="0" w:color="auto"/>
                <w:right w:val="none" w:sz="0" w:space="0" w:color="auto"/>
              </w:divBdr>
              <w:divsChild>
                <w:div w:id="920332631">
                  <w:marLeft w:val="0"/>
                  <w:marRight w:val="0"/>
                  <w:marTop w:val="0"/>
                  <w:marBottom w:val="0"/>
                  <w:divBdr>
                    <w:top w:val="none" w:sz="0" w:space="0" w:color="auto"/>
                    <w:left w:val="none" w:sz="0" w:space="0" w:color="auto"/>
                    <w:bottom w:val="none" w:sz="0" w:space="0" w:color="auto"/>
                    <w:right w:val="none" w:sz="0" w:space="0" w:color="auto"/>
                  </w:divBdr>
                  <w:divsChild>
                    <w:div w:id="159339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018509">
      <w:bodyDiv w:val="1"/>
      <w:marLeft w:val="0"/>
      <w:marRight w:val="0"/>
      <w:marTop w:val="0"/>
      <w:marBottom w:val="0"/>
      <w:divBdr>
        <w:top w:val="none" w:sz="0" w:space="0" w:color="auto"/>
        <w:left w:val="none" w:sz="0" w:space="0" w:color="auto"/>
        <w:bottom w:val="none" w:sz="0" w:space="0" w:color="auto"/>
        <w:right w:val="none" w:sz="0" w:space="0" w:color="auto"/>
      </w:divBdr>
    </w:div>
    <w:div w:id="1735421765">
      <w:bodyDiv w:val="1"/>
      <w:marLeft w:val="0"/>
      <w:marRight w:val="0"/>
      <w:marTop w:val="0"/>
      <w:marBottom w:val="0"/>
      <w:divBdr>
        <w:top w:val="none" w:sz="0" w:space="0" w:color="auto"/>
        <w:left w:val="none" w:sz="0" w:space="0" w:color="auto"/>
        <w:bottom w:val="none" w:sz="0" w:space="0" w:color="auto"/>
        <w:right w:val="none" w:sz="0" w:space="0" w:color="auto"/>
      </w:divBdr>
      <w:divsChild>
        <w:div w:id="401562483">
          <w:marLeft w:val="0"/>
          <w:marRight w:val="0"/>
          <w:marTop w:val="0"/>
          <w:marBottom w:val="0"/>
          <w:divBdr>
            <w:top w:val="none" w:sz="0" w:space="0" w:color="auto"/>
            <w:left w:val="none" w:sz="0" w:space="0" w:color="auto"/>
            <w:bottom w:val="none" w:sz="0" w:space="0" w:color="auto"/>
            <w:right w:val="none" w:sz="0" w:space="0" w:color="auto"/>
          </w:divBdr>
          <w:divsChild>
            <w:div w:id="232592202">
              <w:marLeft w:val="0"/>
              <w:marRight w:val="0"/>
              <w:marTop w:val="0"/>
              <w:marBottom w:val="0"/>
              <w:divBdr>
                <w:top w:val="none" w:sz="0" w:space="0" w:color="auto"/>
                <w:left w:val="none" w:sz="0" w:space="0" w:color="auto"/>
                <w:bottom w:val="none" w:sz="0" w:space="0" w:color="auto"/>
                <w:right w:val="none" w:sz="0" w:space="0" w:color="auto"/>
              </w:divBdr>
              <w:divsChild>
                <w:div w:id="1067529063">
                  <w:marLeft w:val="0"/>
                  <w:marRight w:val="0"/>
                  <w:marTop w:val="0"/>
                  <w:marBottom w:val="0"/>
                  <w:divBdr>
                    <w:top w:val="none" w:sz="0" w:space="0" w:color="auto"/>
                    <w:left w:val="none" w:sz="0" w:space="0" w:color="auto"/>
                    <w:bottom w:val="none" w:sz="0" w:space="0" w:color="auto"/>
                    <w:right w:val="none" w:sz="0" w:space="0" w:color="auto"/>
                  </w:divBdr>
                  <w:divsChild>
                    <w:div w:id="167137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327459">
      <w:bodyDiv w:val="1"/>
      <w:marLeft w:val="0"/>
      <w:marRight w:val="0"/>
      <w:marTop w:val="0"/>
      <w:marBottom w:val="0"/>
      <w:divBdr>
        <w:top w:val="none" w:sz="0" w:space="0" w:color="auto"/>
        <w:left w:val="none" w:sz="0" w:space="0" w:color="auto"/>
        <w:bottom w:val="none" w:sz="0" w:space="0" w:color="auto"/>
        <w:right w:val="none" w:sz="0" w:space="0" w:color="auto"/>
      </w:divBdr>
      <w:divsChild>
        <w:div w:id="2019501959">
          <w:marLeft w:val="0"/>
          <w:marRight w:val="0"/>
          <w:marTop w:val="0"/>
          <w:marBottom w:val="0"/>
          <w:divBdr>
            <w:top w:val="none" w:sz="0" w:space="0" w:color="auto"/>
            <w:left w:val="none" w:sz="0" w:space="0" w:color="auto"/>
            <w:bottom w:val="none" w:sz="0" w:space="0" w:color="auto"/>
            <w:right w:val="none" w:sz="0" w:space="0" w:color="auto"/>
          </w:divBdr>
          <w:divsChild>
            <w:div w:id="1366759402">
              <w:marLeft w:val="0"/>
              <w:marRight w:val="0"/>
              <w:marTop w:val="0"/>
              <w:marBottom w:val="0"/>
              <w:divBdr>
                <w:top w:val="none" w:sz="0" w:space="0" w:color="auto"/>
                <w:left w:val="none" w:sz="0" w:space="0" w:color="auto"/>
                <w:bottom w:val="none" w:sz="0" w:space="0" w:color="auto"/>
                <w:right w:val="none" w:sz="0" w:space="0" w:color="auto"/>
              </w:divBdr>
              <w:divsChild>
                <w:div w:id="36078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34737">
      <w:bodyDiv w:val="1"/>
      <w:marLeft w:val="0"/>
      <w:marRight w:val="0"/>
      <w:marTop w:val="0"/>
      <w:marBottom w:val="0"/>
      <w:divBdr>
        <w:top w:val="none" w:sz="0" w:space="0" w:color="auto"/>
        <w:left w:val="none" w:sz="0" w:space="0" w:color="auto"/>
        <w:bottom w:val="none" w:sz="0" w:space="0" w:color="auto"/>
        <w:right w:val="none" w:sz="0" w:space="0" w:color="auto"/>
      </w:divBdr>
      <w:divsChild>
        <w:div w:id="1506166905">
          <w:marLeft w:val="0"/>
          <w:marRight w:val="0"/>
          <w:marTop w:val="0"/>
          <w:marBottom w:val="0"/>
          <w:divBdr>
            <w:top w:val="none" w:sz="0" w:space="0" w:color="auto"/>
            <w:left w:val="none" w:sz="0" w:space="0" w:color="auto"/>
            <w:bottom w:val="none" w:sz="0" w:space="0" w:color="auto"/>
            <w:right w:val="none" w:sz="0" w:space="0" w:color="auto"/>
          </w:divBdr>
          <w:divsChild>
            <w:div w:id="235554236">
              <w:marLeft w:val="0"/>
              <w:marRight w:val="0"/>
              <w:marTop w:val="0"/>
              <w:marBottom w:val="0"/>
              <w:divBdr>
                <w:top w:val="none" w:sz="0" w:space="0" w:color="auto"/>
                <w:left w:val="none" w:sz="0" w:space="0" w:color="auto"/>
                <w:bottom w:val="none" w:sz="0" w:space="0" w:color="auto"/>
                <w:right w:val="none" w:sz="0" w:space="0" w:color="auto"/>
              </w:divBdr>
              <w:divsChild>
                <w:div w:id="32554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780884">
      <w:bodyDiv w:val="1"/>
      <w:marLeft w:val="0"/>
      <w:marRight w:val="0"/>
      <w:marTop w:val="0"/>
      <w:marBottom w:val="0"/>
      <w:divBdr>
        <w:top w:val="none" w:sz="0" w:space="0" w:color="auto"/>
        <w:left w:val="none" w:sz="0" w:space="0" w:color="auto"/>
        <w:bottom w:val="none" w:sz="0" w:space="0" w:color="auto"/>
        <w:right w:val="none" w:sz="0" w:space="0" w:color="auto"/>
      </w:divBdr>
      <w:divsChild>
        <w:div w:id="1330863530">
          <w:marLeft w:val="0"/>
          <w:marRight w:val="0"/>
          <w:marTop w:val="0"/>
          <w:marBottom w:val="0"/>
          <w:divBdr>
            <w:top w:val="none" w:sz="0" w:space="0" w:color="auto"/>
            <w:left w:val="none" w:sz="0" w:space="0" w:color="auto"/>
            <w:bottom w:val="none" w:sz="0" w:space="0" w:color="auto"/>
            <w:right w:val="none" w:sz="0" w:space="0" w:color="auto"/>
          </w:divBdr>
          <w:divsChild>
            <w:div w:id="517735253">
              <w:marLeft w:val="0"/>
              <w:marRight w:val="0"/>
              <w:marTop w:val="0"/>
              <w:marBottom w:val="0"/>
              <w:divBdr>
                <w:top w:val="none" w:sz="0" w:space="0" w:color="auto"/>
                <w:left w:val="none" w:sz="0" w:space="0" w:color="auto"/>
                <w:bottom w:val="none" w:sz="0" w:space="0" w:color="auto"/>
                <w:right w:val="none" w:sz="0" w:space="0" w:color="auto"/>
              </w:divBdr>
              <w:divsChild>
                <w:div w:id="1982029014">
                  <w:marLeft w:val="0"/>
                  <w:marRight w:val="0"/>
                  <w:marTop w:val="0"/>
                  <w:marBottom w:val="0"/>
                  <w:divBdr>
                    <w:top w:val="none" w:sz="0" w:space="0" w:color="auto"/>
                    <w:left w:val="none" w:sz="0" w:space="0" w:color="auto"/>
                    <w:bottom w:val="none" w:sz="0" w:space="0" w:color="auto"/>
                    <w:right w:val="none" w:sz="0" w:space="0" w:color="auto"/>
                  </w:divBdr>
                  <w:divsChild>
                    <w:div w:id="371615371">
                      <w:marLeft w:val="0"/>
                      <w:marRight w:val="0"/>
                      <w:marTop w:val="0"/>
                      <w:marBottom w:val="0"/>
                      <w:divBdr>
                        <w:top w:val="none" w:sz="0" w:space="0" w:color="auto"/>
                        <w:left w:val="none" w:sz="0" w:space="0" w:color="auto"/>
                        <w:bottom w:val="none" w:sz="0" w:space="0" w:color="auto"/>
                        <w:right w:val="none" w:sz="0" w:space="0" w:color="auto"/>
                      </w:divBdr>
                      <w:divsChild>
                        <w:div w:id="2023820556">
                          <w:marLeft w:val="0"/>
                          <w:marRight w:val="0"/>
                          <w:marTop w:val="0"/>
                          <w:marBottom w:val="0"/>
                          <w:divBdr>
                            <w:top w:val="none" w:sz="0" w:space="0" w:color="auto"/>
                            <w:left w:val="none" w:sz="0" w:space="0" w:color="auto"/>
                            <w:bottom w:val="none" w:sz="0" w:space="0" w:color="auto"/>
                            <w:right w:val="none" w:sz="0" w:space="0" w:color="auto"/>
                          </w:divBdr>
                          <w:divsChild>
                            <w:div w:id="1773546672">
                              <w:marLeft w:val="0"/>
                              <w:marRight w:val="0"/>
                              <w:marTop w:val="0"/>
                              <w:marBottom w:val="0"/>
                              <w:divBdr>
                                <w:top w:val="none" w:sz="0" w:space="0" w:color="auto"/>
                                <w:left w:val="none" w:sz="0" w:space="0" w:color="auto"/>
                                <w:bottom w:val="none" w:sz="0" w:space="0" w:color="auto"/>
                                <w:right w:val="none" w:sz="0" w:space="0" w:color="auto"/>
                              </w:divBdr>
                              <w:divsChild>
                                <w:div w:id="1038970880">
                                  <w:marLeft w:val="0"/>
                                  <w:marRight w:val="0"/>
                                  <w:marTop w:val="0"/>
                                  <w:marBottom w:val="0"/>
                                  <w:divBdr>
                                    <w:top w:val="none" w:sz="0" w:space="0" w:color="auto"/>
                                    <w:left w:val="none" w:sz="0" w:space="0" w:color="auto"/>
                                    <w:bottom w:val="none" w:sz="0" w:space="0" w:color="auto"/>
                                    <w:right w:val="none" w:sz="0" w:space="0" w:color="auto"/>
                                  </w:divBdr>
                                  <w:divsChild>
                                    <w:div w:id="1190027296">
                                      <w:marLeft w:val="0"/>
                                      <w:marRight w:val="0"/>
                                      <w:marTop w:val="0"/>
                                      <w:marBottom w:val="0"/>
                                      <w:divBdr>
                                        <w:top w:val="none" w:sz="0" w:space="0" w:color="auto"/>
                                        <w:left w:val="none" w:sz="0" w:space="0" w:color="auto"/>
                                        <w:bottom w:val="none" w:sz="0" w:space="0" w:color="auto"/>
                                        <w:right w:val="none" w:sz="0" w:space="0" w:color="auto"/>
                                      </w:divBdr>
                                      <w:divsChild>
                                        <w:div w:id="160581108">
                                          <w:marLeft w:val="0"/>
                                          <w:marRight w:val="0"/>
                                          <w:marTop w:val="0"/>
                                          <w:marBottom w:val="0"/>
                                          <w:divBdr>
                                            <w:top w:val="none" w:sz="0" w:space="0" w:color="auto"/>
                                            <w:left w:val="none" w:sz="0" w:space="0" w:color="auto"/>
                                            <w:bottom w:val="none" w:sz="0" w:space="0" w:color="auto"/>
                                            <w:right w:val="none" w:sz="0" w:space="0" w:color="auto"/>
                                          </w:divBdr>
                                          <w:divsChild>
                                            <w:div w:id="1001003667">
                                              <w:marLeft w:val="0"/>
                                              <w:marRight w:val="0"/>
                                              <w:marTop w:val="0"/>
                                              <w:marBottom w:val="0"/>
                                              <w:divBdr>
                                                <w:top w:val="none" w:sz="0" w:space="0" w:color="auto"/>
                                                <w:left w:val="none" w:sz="0" w:space="0" w:color="auto"/>
                                                <w:bottom w:val="none" w:sz="0" w:space="0" w:color="auto"/>
                                                <w:right w:val="none" w:sz="0" w:space="0" w:color="auto"/>
                                              </w:divBdr>
                                              <w:divsChild>
                                                <w:div w:id="1950355966">
                                                  <w:marLeft w:val="0"/>
                                                  <w:marRight w:val="0"/>
                                                  <w:marTop w:val="0"/>
                                                  <w:marBottom w:val="0"/>
                                                  <w:divBdr>
                                                    <w:top w:val="none" w:sz="0" w:space="0" w:color="auto"/>
                                                    <w:left w:val="none" w:sz="0" w:space="0" w:color="auto"/>
                                                    <w:bottom w:val="none" w:sz="0" w:space="0" w:color="auto"/>
                                                    <w:right w:val="none" w:sz="0" w:space="0" w:color="auto"/>
                                                  </w:divBdr>
                                                  <w:divsChild>
                                                    <w:div w:id="1964919282">
                                                      <w:marLeft w:val="0"/>
                                                      <w:marRight w:val="0"/>
                                                      <w:marTop w:val="0"/>
                                                      <w:marBottom w:val="0"/>
                                                      <w:divBdr>
                                                        <w:top w:val="none" w:sz="0" w:space="0" w:color="auto"/>
                                                        <w:left w:val="none" w:sz="0" w:space="0" w:color="auto"/>
                                                        <w:bottom w:val="none" w:sz="0" w:space="0" w:color="auto"/>
                                                        <w:right w:val="none" w:sz="0" w:space="0" w:color="auto"/>
                                                      </w:divBdr>
                                                      <w:divsChild>
                                                        <w:div w:id="1186405127">
                                                          <w:marLeft w:val="0"/>
                                                          <w:marRight w:val="0"/>
                                                          <w:marTop w:val="0"/>
                                                          <w:marBottom w:val="0"/>
                                                          <w:divBdr>
                                                            <w:top w:val="none" w:sz="0" w:space="0" w:color="auto"/>
                                                            <w:left w:val="none" w:sz="0" w:space="0" w:color="auto"/>
                                                            <w:bottom w:val="none" w:sz="0" w:space="0" w:color="auto"/>
                                                            <w:right w:val="none" w:sz="0" w:space="0" w:color="auto"/>
                                                          </w:divBdr>
                                                          <w:divsChild>
                                                            <w:div w:id="101615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16011514">
      <w:bodyDiv w:val="1"/>
      <w:marLeft w:val="0"/>
      <w:marRight w:val="0"/>
      <w:marTop w:val="0"/>
      <w:marBottom w:val="0"/>
      <w:divBdr>
        <w:top w:val="none" w:sz="0" w:space="0" w:color="auto"/>
        <w:left w:val="none" w:sz="0" w:space="0" w:color="auto"/>
        <w:bottom w:val="none" w:sz="0" w:space="0" w:color="auto"/>
        <w:right w:val="none" w:sz="0" w:space="0" w:color="auto"/>
      </w:divBdr>
      <w:divsChild>
        <w:div w:id="1385985625">
          <w:marLeft w:val="0"/>
          <w:marRight w:val="0"/>
          <w:marTop w:val="0"/>
          <w:marBottom w:val="0"/>
          <w:divBdr>
            <w:top w:val="none" w:sz="0" w:space="0" w:color="auto"/>
            <w:left w:val="none" w:sz="0" w:space="0" w:color="auto"/>
            <w:bottom w:val="none" w:sz="0" w:space="0" w:color="auto"/>
            <w:right w:val="none" w:sz="0" w:space="0" w:color="auto"/>
          </w:divBdr>
          <w:divsChild>
            <w:div w:id="1398087684">
              <w:marLeft w:val="0"/>
              <w:marRight w:val="0"/>
              <w:marTop w:val="0"/>
              <w:marBottom w:val="0"/>
              <w:divBdr>
                <w:top w:val="none" w:sz="0" w:space="0" w:color="auto"/>
                <w:left w:val="none" w:sz="0" w:space="0" w:color="auto"/>
                <w:bottom w:val="none" w:sz="0" w:space="0" w:color="auto"/>
                <w:right w:val="none" w:sz="0" w:space="0" w:color="auto"/>
              </w:divBdr>
              <w:divsChild>
                <w:div w:id="69931201">
                  <w:marLeft w:val="0"/>
                  <w:marRight w:val="0"/>
                  <w:marTop w:val="0"/>
                  <w:marBottom w:val="0"/>
                  <w:divBdr>
                    <w:top w:val="none" w:sz="0" w:space="0" w:color="auto"/>
                    <w:left w:val="none" w:sz="0" w:space="0" w:color="auto"/>
                    <w:bottom w:val="none" w:sz="0" w:space="0" w:color="auto"/>
                    <w:right w:val="none" w:sz="0" w:space="0" w:color="auto"/>
                  </w:divBdr>
                  <w:divsChild>
                    <w:div w:id="19080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265558">
      <w:bodyDiv w:val="1"/>
      <w:marLeft w:val="0"/>
      <w:marRight w:val="0"/>
      <w:marTop w:val="0"/>
      <w:marBottom w:val="0"/>
      <w:divBdr>
        <w:top w:val="none" w:sz="0" w:space="0" w:color="auto"/>
        <w:left w:val="none" w:sz="0" w:space="0" w:color="auto"/>
        <w:bottom w:val="none" w:sz="0" w:space="0" w:color="auto"/>
        <w:right w:val="none" w:sz="0" w:space="0" w:color="auto"/>
      </w:divBdr>
      <w:divsChild>
        <w:div w:id="632713741">
          <w:marLeft w:val="0"/>
          <w:marRight w:val="0"/>
          <w:marTop w:val="0"/>
          <w:marBottom w:val="0"/>
          <w:divBdr>
            <w:top w:val="none" w:sz="0" w:space="0" w:color="auto"/>
            <w:left w:val="none" w:sz="0" w:space="0" w:color="auto"/>
            <w:bottom w:val="none" w:sz="0" w:space="0" w:color="auto"/>
            <w:right w:val="none" w:sz="0" w:space="0" w:color="auto"/>
          </w:divBdr>
          <w:divsChild>
            <w:div w:id="548079787">
              <w:marLeft w:val="0"/>
              <w:marRight w:val="0"/>
              <w:marTop w:val="0"/>
              <w:marBottom w:val="0"/>
              <w:divBdr>
                <w:top w:val="none" w:sz="0" w:space="0" w:color="auto"/>
                <w:left w:val="none" w:sz="0" w:space="0" w:color="auto"/>
                <w:bottom w:val="none" w:sz="0" w:space="0" w:color="auto"/>
                <w:right w:val="none" w:sz="0" w:space="0" w:color="auto"/>
              </w:divBdr>
              <w:divsChild>
                <w:div w:id="52174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921430">
      <w:bodyDiv w:val="1"/>
      <w:marLeft w:val="0"/>
      <w:marRight w:val="0"/>
      <w:marTop w:val="0"/>
      <w:marBottom w:val="0"/>
      <w:divBdr>
        <w:top w:val="none" w:sz="0" w:space="0" w:color="auto"/>
        <w:left w:val="none" w:sz="0" w:space="0" w:color="auto"/>
        <w:bottom w:val="none" w:sz="0" w:space="0" w:color="auto"/>
        <w:right w:val="none" w:sz="0" w:space="0" w:color="auto"/>
      </w:divBdr>
      <w:divsChild>
        <w:div w:id="239295040">
          <w:marLeft w:val="0"/>
          <w:marRight w:val="0"/>
          <w:marTop w:val="0"/>
          <w:marBottom w:val="0"/>
          <w:divBdr>
            <w:top w:val="none" w:sz="0" w:space="0" w:color="auto"/>
            <w:left w:val="none" w:sz="0" w:space="0" w:color="auto"/>
            <w:bottom w:val="none" w:sz="0" w:space="0" w:color="auto"/>
            <w:right w:val="none" w:sz="0" w:space="0" w:color="auto"/>
          </w:divBdr>
          <w:divsChild>
            <w:div w:id="685256674">
              <w:marLeft w:val="0"/>
              <w:marRight w:val="0"/>
              <w:marTop w:val="0"/>
              <w:marBottom w:val="0"/>
              <w:divBdr>
                <w:top w:val="none" w:sz="0" w:space="0" w:color="auto"/>
                <w:left w:val="none" w:sz="0" w:space="0" w:color="auto"/>
                <w:bottom w:val="none" w:sz="0" w:space="0" w:color="auto"/>
                <w:right w:val="none" w:sz="0" w:space="0" w:color="auto"/>
              </w:divBdr>
              <w:divsChild>
                <w:div w:id="213366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939039">
      <w:bodyDiv w:val="1"/>
      <w:marLeft w:val="0"/>
      <w:marRight w:val="0"/>
      <w:marTop w:val="0"/>
      <w:marBottom w:val="0"/>
      <w:divBdr>
        <w:top w:val="none" w:sz="0" w:space="0" w:color="auto"/>
        <w:left w:val="none" w:sz="0" w:space="0" w:color="auto"/>
        <w:bottom w:val="none" w:sz="0" w:space="0" w:color="auto"/>
        <w:right w:val="none" w:sz="0" w:space="0" w:color="auto"/>
      </w:divBdr>
      <w:divsChild>
        <w:div w:id="658655490">
          <w:marLeft w:val="0"/>
          <w:marRight w:val="0"/>
          <w:marTop w:val="0"/>
          <w:marBottom w:val="0"/>
          <w:divBdr>
            <w:top w:val="none" w:sz="0" w:space="0" w:color="auto"/>
            <w:left w:val="none" w:sz="0" w:space="0" w:color="auto"/>
            <w:bottom w:val="none" w:sz="0" w:space="0" w:color="auto"/>
            <w:right w:val="none" w:sz="0" w:space="0" w:color="auto"/>
          </w:divBdr>
          <w:divsChild>
            <w:div w:id="1863932688">
              <w:marLeft w:val="0"/>
              <w:marRight w:val="0"/>
              <w:marTop w:val="0"/>
              <w:marBottom w:val="0"/>
              <w:divBdr>
                <w:top w:val="none" w:sz="0" w:space="0" w:color="auto"/>
                <w:left w:val="none" w:sz="0" w:space="0" w:color="auto"/>
                <w:bottom w:val="none" w:sz="0" w:space="0" w:color="auto"/>
                <w:right w:val="none" w:sz="0" w:space="0" w:color="auto"/>
              </w:divBdr>
              <w:divsChild>
                <w:div w:id="574167562">
                  <w:marLeft w:val="0"/>
                  <w:marRight w:val="0"/>
                  <w:marTop w:val="0"/>
                  <w:marBottom w:val="0"/>
                  <w:divBdr>
                    <w:top w:val="none" w:sz="0" w:space="0" w:color="auto"/>
                    <w:left w:val="none" w:sz="0" w:space="0" w:color="auto"/>
                    <w:bottom w:val="none" w:sz="0" w:space="0" w:color="auto"/>
                    <w:right w:val="none" w:sz="0" w:space="0" w:color="auto"/>
                  </w:divBdr>
                  <w:divsChild>
                    <w:div w:id="11772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498323">
      <w:bodyDiv w:val="1"/>
      <w:marLeft w:val="0"/>
      <w:marRight w:val="0"/>
      <w:marTop w:val="0"/>
      <w:marBottom w:val="0"/>
      <w:divBdr>
        <w:top w:val="none" w:sz="0" w:space="0" w:color="auto"/>
        <w:left w:val="none" w:sz="0" w:space="0" w:color="auto"/>
        <w:bottom w:val="none" w:sz="0" w:space="0" w:color="auto"/>
        <w:right w:val="none" w:sz="0" w:space="0" w:color="auto"/>
      </w:divBdr>
      <w:divsChild>
        <w:div w:id="126047011">
          <w:marLeft w:val="0"/>
          <w:marRight w:val="0"/>
          <w:marTop w:val="0"/>
          <w:marBottom w:val="0"/>
          <w:divBdr>
            <w:top w:val="none" w:sz="0" w:space="0" w:color="auto"/>
            <w:left w:val="none" w:sz="0" w:space="0" w:color="auto"/>
            <w:bottom w:val="none" w:sz="0" w:space="0" w:color="auto"/>
            <w:right w:val="none" w:sz="0" w:space="0" w:color="auto"/>
          </w:divBdr>
          <w:divsChild>
            <w:div w:id="505287855">
              <w:marLeft w:val="0"/>
              <w:marRight w:val="0"/>
              <w:marTop w:val="0"/>
              <w:marBottom w:val="0"/>
              <w:divBdr>
                <w:top w:val="none" w:sz="0" w:space="0" w:color="auto"/>
                <w:left w:val="none" w:sz="0" w:space="0" w:color="auto"/>
                <w:bottom w:val="none" w:sz="0" w:space="0" w:color="auto"/>
                <w:right w:val="none" w:sz="0" w:space="0" w:color="auto"/>
              </w:divBdr>
              <w:divsChild>
                <w:div w:id="120378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399851">
      <w:bodyDiv w:val="1"/>
      <w:marLeft w:val="0"/>
      <w:marRight w:val="0"/>
      <w:marTop w:val="0"/>
      <w:marBottom w:val="0"/>
      <w:divBdr>
        <w:top w:val="none" w:sz="0" w:space="0" w:color="auto"/>
        <w:left w:val="none" w:sz="0" w:space="0" w:color="auto"/>
        <w:bottom w:val="none" w:sz="0" w:space="0" w:color="auto"/>
        <w:right w:val="none" w:sz="0" w:space="0" w:color="auto"/>
      </w:divBdr>
      <w:divsChild>
        <w:div w:id="1350524878">
          <w:marLeft w:val="0"/>
          <w:marRight w:val="0"/>
          <w:marTop w:val="0"/>
          <w:marBottom w:val="0"/>
          <w:divBdr>
            <w:top w:val="none" w:sz="0" w:space="0" w:color="auto"/>
            <w:left w:val="none" w:sz="0" w:space="0" w:color="auto"/>
            <w:bottom w:val="none" w:sz="0" w:space="0" w:color="auto"/>
            <w:right w:val="none" w:sz="0" w:space="0" w:color="auto"/>
          </w:divBdr>
          <w:divsChild>
            <w:div w:id="1101757821">
              <w:marLeft w:val="0"/>
              <w:marRight w:val="0"/>
              <w:marTop w:val="0"/>
              <w:marBottom w:val="0"/>
              <w:divBdr>
                <w:top w:val="none" w:sz="0" w:space="0" w:color="auto"/>
                <w:left w:val="none" w:sz="0" w:space="0" w:color="auto"/>
                <w:bottom w:val="none" w:sz="0" w:space="0" w:color="auto"/>
                <w:right w:val="none" w:sz="0" w:space="0" w:color="auto"/>
              </w:divBdr>
              <w:divsChild>
                <w:div w:id="9471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435067">
      <w:bodyDiv w:val="1"/>
      <w:marLeft w:val="0"/>
      <w:marRight w:val="0"/>
      <w:marTop w:val="0"/>
      <w:marBottom w:val="0"/>
      <w:divBdr>
        <w:top w:val="none" w:sz="0" w:space="0" w:color="auto"/>
        <w:left w:val="none" w:sz="0" w:space="0" w:color="auto"/>
        <w:bottom w:val="none" w:sz="0" w:space="0" w:color="auto"/>
        <w:right w:val="none" w:sz="0" w:space="0" w:color="auto"/>
      </w:divBdr>
      <w:divsChild>
        <w:div w:id="1917085896">
          <w:marLeft w:val="0"/>
          <w:marRight w:val="0"/>
          <w:marTop w:val="0"/>
          <w:marBottom w:val="0"/>
          <w:divBdr>
            <w:top w:val="none" w:sz="0" w:space="0" w:color="auto"/>
            <w:left w:val="none" w:sz="0" w:space="0" w:color="auto"/>
            <w:bottom w:val="none" w:sz="0" w:space="0" w:color="auto"/>
            <w:right w:val="none" w:sz="0" w:space="0" w:color="auto"/>
          </w:divBdr>
          <w:divsChild>
            <w:div w:id="1468477002">
              <w:marLeft w:val="0"/>
              <w:marRight w:val="0"/>
              <w:marTop w:val="0"/>
              <w:marBottom w:val="0"/>
              <w:divBdr>
                <w:top w:val="none" w:sz="0" w:space="0" w:color="auto"/>
                <w:left w:val="none" w:sz="0" w:space="0" w:color="auto"/>
                <w:bottom w:val="none" w:sz="0" w:space="0" w:color="auto"/>
                <w:right w:val="none" w:sz="0" w:space="0" w:color="auto"/>
              </w:divBdr>
              <w:divsChild>
                <w:div w:id="138612946">
                  <w:marLeft w:val="0"/>
                  <w:marRight w:val="0"/>
                  <w:marTop w:val="0"/>
                  <w:marBottom w:val="0"/>
                  <w:divBdr>
                    <w:top w:val="none" w:sz="0" w:space="0" w:color="auto"/>
                    <w:left w:val="none" w:sz="0" w:space="0" w:color="auto"/>
                    <w:bottom w:val="none" w:sz="0" w:space="0" w:color="auto"/>
                    <w:right w:val="none" w:sz="0" w:space="0" w:color="auto"/>
                  </w:divBdr>
                  <w:divsChild>
                    <w:div w:id="188385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871541">
      <w:bodyDiv w:val="1"/>
      <w:marLeft w:val="0"/>
      <w:marRight w:val="0"/>
      <w:marTop w:val="0"/>
      <w:marBottom w:val="0"/>
      <w:divBdr>
        <w:top w:val="none" w:sz="0" w:space="0" w:color="auto"/>
        <w:left w:val="none" w:sz="0" w:space="0" w:color="auto"/>
        <w:bottom w:val="none" w:sz="0" w:space="0" w:color="auto"/>
        <w:right w:val="none" w:sz="0" w:space="0" w:color="auto"/>
      </w:divBdr>
      <w:divsChild>
        <w:div w:id="516116125">
          <w:marLeft w:val="0"/>
          <w:marRight w:val="0"/>
          <w:marTop w:val="0"/>
          <w:marBottom w:val="0"/>
          <w:divBdr>
            <w:top w:val="none" w:sz="0" w:space="0" w:color="auto"/>
            <w:left w:val="none" w:sz="0" w:space="0" w:color="auto"/>
            <w:bottom w:val="none" w:sz="0" w:space="0" w:color="auto"/>
            <w:right w:val="none" w:sz="0" w:space="0" w:color="auto"/>
          </w:divBdr>
          <w:divsChild>
            <w:div w:id="1348752210">
              <w:marLeft w:val="0"/>
              <w:marRight w:val="0"/>
              <w:marTop w:val="0"/>
              <w:marBottom w:val="0"/>
              <w:divBdr>
                <w:top w:val="none" w:sz="0" w:space="0" w:color="auto"/>
                <w:left w:val="none" w:sz="0" w:space="0" w:color="auto"/>
                <w:bottom w:val="none" w:sz="0" w:space="0" w:color="auto"/>
                <w:right w:val="none" w:sz="0" w:space="0" w:color="auto"/>
              </w:divBdr>
              <w:divsChild>
                <w:div w:id="444037210">
                  <w:marLeft w:val="0"/>
                  <w:marRight w:val="0"/>
                  <w:marTop w:val="0"/>
                  <w:marBottom w:val="0"/>
                  <w:divBdr>
                    <w:top w:val="none" w:sz="0" w:space="0" w:color="auto"/>
                    <w:left w:val="none" w:sz="0" w:space="0" w:color="auto"/>
                    <w:bottom w:val="none" w:sz="0" w:space="0" w:color="auto"/>
                    <w:right w:val="none" w:sz="0" w:space="0" w:color="auto"/>
                  </w:divBdr>
                  <w:divsChild>
                    <w:div w:id="12565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367881">
      <w:bodyDiv w:val="1"/>
      <w:marLeft w:val="0"/>
      <w:marRight w:val="0"/>
      <w:marTop w:val="0"/>
      <w:marBottom w:val="0"/>
      <w:divBdr>
        <w:top w:val="none" w:sz="0" w:space="0" w:color="auto"/>
        <w:left w:val="none" w:sz="0" w:space="0" w:color="auto"/>
        <w:bottom w:val="none" w:sz="0" w:space="0" w:color="auto"/>
        <w:right w:val="none" w:sz="0" w:space="0" w:color="auto"/>
      </w:divBdr>
      <w:divsChild>
        <w:div w:id="1588886773">
          <w:marLeft w:val="0"/>
          <w:marRight w:val="0"/>
          <w:marTop w:val="0"/>
          <w:marBottom w:val="0"/>
          <w:divBdr>
            <w:top w:val="none" w:sz="0" w:space="0" w:color="auto"/>
            <w:left w:val="none" w:sz="0" w:space="0" w:color="auto"/>
            <w:bottom w:val="none" w:sz="0" w:space="0" w:color="auto"/>
            <w:right w:val="none" w:sz="0" w:space="0" w:color="auto"/>
          </w:divBdr>
          <w:divsChild>
            <w:div w:id="685403610">
              <w:marLeft w:val="0"/>
              <w:marRight w:val="0"/>
              <w:marTop w:val="0"/>
              <w:marBottom w:val="0"/>
              <w:divBdr>
                <w:top w:val="none" w:sz="0" w:space="0" w:color="auto"/>
                <w:left w:val="none" w:sz="0" w:space="0" w:color="auto"/>
                <w:bottom w:val="none" w:sz="0" w:space="0" w:color="auto"/>
                <w:right w:val="none" w:sz="0" w:space="0" w:color="auto"/>
              </w:divBdr>
              <w:divsChild>
                <w:div w:id="1895703382">
                  <w:marLeft w:val="0"/>
                  <w:marRight w:val="0"/>
                  <w:marTop w:val="0"/>
                  <w:marBottom w:val="0"/>
                  <w:divBdr>
                    <w:top w:val="none" w:sz="0" w:space="0" w:color="auto"/>
                    <w:left w:val="none" w:sz="0" w:space="0" w:color="auto"/>
                    <w:bottom w:val="none" w:sz="0" w:space="0" w:color="auto"/>
                    <w:right w:val="none" w:sz="0" w:space="0" w:color="auto"/>
                  </w:divBdr>
                  <w:divsChild>
                    <w:div w:id="94118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microsoft.com/office/2011/relationships/people" Target="people.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2AB07A7-A631-B644-ACA3-C424C59E835E}">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lgDl6JjDylVQu6lbW/AZit2Nqg==">AMUW2mUuU0by55ilmC70kikIp86KPsaYqGzE99uc5DpHmdhwI8AVfF7RUHaVOUkZbQhi8s8P2BfvkYUh15cDLucRFZccBhu/Ott9v2TpNBWWopZW0RSvolo=</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FF22BDBDD94345428EF71774C161C7AD" ma:contentTypeVersion="18" ma:contentTypeDescription="Crie um novo documento." ma:contentTypeScope="" ma:versionID="adbb6bf4c24835f4c4686cab00815bed">
  <xsd:schema xmlns:xsd="http://www.w3.org/2001/XMLSchema" xmlns:xs="http://www.w3.org/2001/XMLSchema" xmlns:p="http://schemas.microsoft.com/office/2006/metadata/properties" xmlns:ns2="36fcbf4e-1849-4b3f-8e9a-467c01c61ae2" xmlns:ns3="d12ba1a6-8f93-4c85-acc1-c3813ea4dcb4" targetNamespace="http://schemas.microsoft.com/office/2006/metadata/properties" ma:root="true" ma:fieldsID="1106ae0f3f5d6dccac79211dc4fc847d" ns2:_="" ns3:_="">
    <xsd:import namespace="36fcbf4e-1849-4b3f-8e9a-467c01c61ae2"/>
    <xsd:import namespace="d12ba1a6-8f93-4c85-acc1-c3813ea4dcb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Image"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fcbf4e-1849-4b3f-8e9a-467c01c61a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Marcações de imagem" ma:readOnly="false" ma:fieldId="{5cf76f15-5ced-4ddc-b409-7134ff3c332f}" ma:taxonomyMulti="true" ma:sspId="bbe0045e-39cc-477c-80c9-205085985218" ma:termSetId="09814cd3-568e-fe90-9814-8d621ff8fb84" ma:anchorId="fba54fb3-c3e1-fe81-a776-ca4b69148c4d" ma:open="true" ma:isKeyword="false">
      <xsd:complexType>
        <xsd:sequence>
          <xsd:element ref="pc:Terms" minOccurs="0" maxOccurs="1"/>
        </xsd:sequence>
      </xsd:complexType>
    </xsd:element>
    <xsd:element name="Image" ma:index="24" nillable="true" ma:displayName="Image" ma:format="Thumbnail" ma:internalName="Image">
      <xsd:simpleType>
        <xsd:restriction base="dms:Unknown"/>
      </xsd:simple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12ba1a6-8f93-4c85-acc1-c3813ea4dcb4" elementFormDefault="qualified">
    <xsd:import namespace="http://schemas.microsoft.com/office/2006/documentManagement/types"/>
    <xsd:import namespace="http://schemas.microsoft.com/office/infopath/2007/PartnerControls"/>
    <xsd:element name="SharedWithUsers" ma:index="1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hes de Compartilhado Com" ma:internalName="SharedWithDetails" ma:readOnly="true">
      <xsd:simpleType>
        <xsd:restriction base="dms:Note">
          <xsd:maxLength value="255"/>
        </xsd:restriction>
      </xsd:simpleType>
    </xsd:element>
    <xsd:element name="TaxCatchAll" ma:index="23" nillable="true" ma:displayName="Taxonomy Catch All Column" ma:hidden="true" ma:list="{3de5fec8-22f4-49db-b033-debc44ce8752}" ma:internalName="TaxCatchAll" ma:showField="CatchAllData" ma:web="d12ba1a6-8f93-4c85-acc1-c3813ea4dcb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36fcbf4e-1849-4b3f-8e9a-467c01c61ae2">
      <Terms xmlns="http://schemas.microsoft.com/office/infopath/2007/PartnerControls"/>
    </lcf76f155ced4ddcb4097134ff3c332f>
    <TaxCatchAll xmlns="d12ba1a6-8f93-4c85-acc1-c3813ea4dcb4" xsi:nil="true"/>
    <Image xmlns="36fcbf4e-1849-4b3f-8e9a-467c01c61ae2" xsi:nil="true"/>
    <SharedWithUsers xmlns="d12ba1a6-8f93-4c85-acc1-c3813ea4dcb4">
      <UserInfo>
        <DisplayName>Sophia Simmons</DisplayName>
        <AccountId>183</AccountId>
        <AccountType/>
      </UserInfo>
    </SharedWithUser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C3FE90C-2AD4-42B7-845A-9DAB27EA15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fcbf4e-1849-4b3f-8e9a-467c01c61ae2"/>
    <ds:schemaRef ds:uri="d12ba1a6-8f93-4c85-acc1-c3813ea4dc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AE8D37F-9C5F-4805-879B-0C014C2FB78D}">
  <ds:schemaRefs>
    <ds:schemaRef ds:uri="http://schemas.microsoft.com/sharepoint/v3/contenttype/forms"/>
  </ds:schemaRefs>
</ds:datastoreItem>
</file>

<file path=customXml/itemProps4.xml><?xml version="1.0" encoding="utf-8"?>
<ds:datastoreItem xmlns:ds="http://schemas.openxmlformats.org/officeDocument/2006/customXml" ds:itemID="{E6C47282-9E80-4BD3-893F-659A32216916}">
  <ds:schemaRefs>
    <ds:schemaRef ds:uri="http://schemas.microsoft.com/office/2006/metadata/properties"/>
    <ds:schemaRef ds:uri="http://schemas.microsoft.com/office/infopath/2007/PartnerControls"/>
    <ds:schemaRef ds:uri="36fcbf4e-1849-4b3f-8e9a-467c01c61ae2"/>
    <ds:schemaRef ds:uri="d12ba1a6-8f93-4c85-acc1-c3813ea4dcb4"/>
  </ds:schemaRefs>
</ds:datastoreItem>
</file>

<file path=customXml/itemProps5.xml><?xml version="1.0" encoding="utf-8"?>
<ds:datastoreItem xmlns:ds="http://schemas.openxmlformats.org/officeDocument/2006/customXml" ds:itemID="{EFCA5659-6054-4CD0-A23B-5886A1080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11</Pages>
  <Words>2223</Words>
  <Characters>12010</Characters>
  <Application>Microsoft Office Word</Application>
  <DocSecurity>0</DocSecurity>
  <Lines>100</Lines>
  <Paragraphs>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YANNA FERNANDA COELHO LEITE</dc:creator>
  <cp:keywords/>
  <cp:lastModifiedBy>Olivia Marques</cp:lastModifiedBy>
  <cp:revision>85</cp:revision>
  <dcterms:created xsi:type="dcterms:W3CDTF">2023-06-03T20:55:00Z</dcterms:created>
  <dcterms:modified xsi:type="dcterms:W3CDTF">2023-11-26T22:06:00Z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0x010100FF22BDBDD94345428EF71774C161C7AD</vt:lpwstr>
  </property>
  <property fmtid="{D5CDD505-2E9C-101B-9397-08002B2CF9AE}" pid="3" name="grammarly_documentId">
    <vt:lpwstr>documentId_6733</vt:lpwstr>
  </property>
  <property fmtid="{D5CDD505-2E9C-101B-9397-08002B2CF9AE}" pid="4" name="grammarly_documentContext">
    <vt:lpwstr>{"goals":[],"domain":"general","emotions":[],"dialect":"american"}</vt:lpwstr>
  </property>
  <property fmtid="{D5CDD505-2E9C-101B-9397-08002B2CF9AE}" pid="5" name="MediaServiceImageTags">
    <vt:lpwstr/>
  </property>
</Properties>
</file>